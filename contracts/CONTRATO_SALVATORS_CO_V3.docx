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A4D5"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p>
    <w:p w14:paraId="7A7BCE60" w14:textId="7FDCBEC4" w:rsidR="00F72471" w:rsidRDefault="00A93B56" w:rsidP="006429FA">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color w:val="000000"/>
          <w:sz w:val="22"/>
          <w:szCs w:val="22"/>
        </w:rPr>
        <w:t xml:space="preserve">PICKER EXPRESS </w:t>
      </w:r>
    </w:p>
    <w:p w14:paraId="7AA92944" w14:textId="77777777" w:rsidR="00F72471" w:rsidRDefault="00F72471">
      <w:pPr>
        <w:widowControl w:val="0"/>
        <w:pBdr>
          <w:top w:val="nil"/>
          <w:left w:val="nil"/>
          <w:bottom w:val="nil"/>
          <w:right w:val="nil"/>
          <w:between w:val="nil"/>
        </w:pBdr>
        <w:spacing w:after="0" w:line="240" w:lineRule="auto"/>
        <w:rPr>
          <w:rFonts w:ascii="Calibri" w:eastAsia="Calibri" w:hAnsi="Calibri" w:cs="Calibri"/>
          <w:sz w:val="22"/>
          <w:szCs w:val="22"/>
        </w:rPr>
      </w:pPr>
    </w:p>
    <w:p w14:paraId="46A1013A" w14:textId="6212CB85" w:rsidR="00F72471" w:rsidRDefault="00A93B56">
      <w:pPr>
        <w:widowControl w:val="0"/>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presente Contrato de </w:t>
      </w:r>
      <w:r>
        <w:rPr>
          <w:rFonts w:ascii="Calibri" w:eastAsia="Calibri" w:hAnsi="Calibri" w:cs="Calibri"/>
          <w:b/>
          <w:bCs/>
          <w:sz w:val="22"/>
          <w:szCs w:val="22"/>
        </w:rPr>
        <w:t>Picker Express</w:t>
      </w:r>
      <w:r>
        <w:rPr>
          <w:rFonts w:ascii="Calibri" w:eastAsia="Calibri" w:hAnsi="Calibri" w:cs="Calibri"/>
          <w:sz w:val="22"/>
          <w:szCs w:val="22"/>
        </w:rPr>
        <w:t xml:space="preserve"> (el </w:t>
      </w:r>
      <w:proofErr w:type="gramStart"/>
      <w:r>
        <w:rPr>
          <w:rFonts w:ascii="Calibri" w:eastAsia="Calibri" w:hAnsi="Calibri" w:cs="Calibri"/>
          <w:b/>
          <w:bCs/>
          <w:sz w:val="22"/>
          <w:szCs w:val="22"/>
        </w:rPr>
        <w:t>“ Contrato</w:t>
      </w:r>
      <w:proofErr w:type="gramEnd"/>
      <w:r>
        <w:rPr>
          <w:rFonts w:ascii="Calibri" w:eastAsia="Calibri" w:hAnsi="Calibri" w:cs="Calibri"/>
          <w:b/>
          <w:bCs/>
          <w:sz w:val="22"/>
          <w:szCs w:val="22"/>
        </w:rPr>
        <w:t>”</w:t>
      </w:r>
      <w:r>
        <w:rPr>
          <w:rFonts w:ascii="Calibri" w:eastAsia="Calibri" w:hAnsi="Calibri" w:cs="Calibri"/>
          <w:sz w:val="22"/>
          <w:szCs w:val="22"/>
        </w:rPr>
        <w:t xml:space="preserve">) se celebra en la fecha de firma establecida más adelante (la </w:t>
      </w:r>
      <w:r>
        <w:rPr>
          <w:rFonts w:ascii="Calibri" w:eastAsia="Calibri" w:hAnsi="Calibri" w:cs="Calibri"/>
          <w:b/>
          <w:bCs/>
          <w:sz w:val="22"/>
          <w:szCs w:val="22"/>
        </w:rPr>
        <w:t>“Fecha Efectiva”</w:t>
      </w:r>
      <w:r>
        <w:rPr>
          <w:rFonts w:ascii="Calibri" w:eastAsia="Calibri" w:hAnsi="Calibri" w:cs="Calibri"/>
          <w:sz w:val="22"/>
          <w:szCs w:val="22"/>
        </w:rPr>
        <w:t xml:space="preserve">) entre </w:t>
      </w:r>
      <w:r w:rsidR="00BF1D4B" w:rsidRPr="00BF1D4B">
        <w:rPr>
          <w:rFonts w:ascii="Calibri" w:eastAsia="Calibri" w:hAnsi="Calibri" w:cs="Calibri"/>
          <w:b/>
          <w:bCs/>
          <w:sz w:val="22"/>
          <w:szCs w:val="22"/>
        </w:rPr>
        <w:t xml:space="preserve">CAARRY PKR COL S.A.S. </w:t>
      </w:r>
      <w:r>
        <w:rPr>
          <w:rFonts w:ascii="Calibri" w:eastAsia="Calibri" w:hAnsi="Calibri" w:cs="Calibri"/>
          <w:b/>
          <w:bCs/>
          <w:sz w:val="22"/>
          <w:szCs w:val="22"/>
        </w:rPr>
        <w:t xml:space="preserve">(“Picker Express”) </w:t>
      </w:r>
      <w:r>
        <w:rPr>
          <w:rFonts w:ascii="Calibri" w:eastAsia="Calibri" w:hAnsi="Calibri" w:cs="Calibri"/>
          <w:sz w:val="22"/>
          <w:szCs w:val="22"/>
        </w:rPr>
        <w:t xml:space="preserve">y la sociedad descrita más adelante (el </w:t>
      </w:r>
      <w:r>
        <w:rPr>
          <w:rFonts w:ascii="Calibri" w:eastAsia="Calibri" w:hAnsi="Calibri" w:cs="Calibri"/>
          <w:b/>
          <w:bCs/>
          <w:sz w:val="22"/>
          <w:szCs w:val="22"/>
        </w:rPr>
        <w:t>“Aliado Comercial”</w:t>
      </w:r>
      <w:r>
        <w:rPr>
          <w:rFonts w:ascii="Calibri" w:eastAsia="Calibri" w:hAnsi="Calibri" w:cs="Calibri"/>
          <w:sz w:val="22"/>
          <w:szCs w:val="22"/>
        </w:rPr>
        <w:t>).</w:t>
      </w:r>
    </w:p>
    <w:p w14:paraId="29B8DAB9" w14:textId="77777777" w:rsidR="00F72471" w:rsidRDefault="00F72471">
      <w:pPr>
        <w:pBdr>
          <w:top w:val="nil"/>
          <w:left w:val="nil"/>
          <w:bottom w:val="nil"/>
          <w:right w:val="nil"/>
          <w:between w:val="nil"/>
        </w:pBdr>
        <w:spacing w:after="0" w:line="240" w:lineRule="auto"/>
        <w:ind w:right="105"/>
        <w:jc w:val="both"/>
        <w:rPr>
          <w:rFonts w:ascii="Calibri" w:eastAsia="Calibri" w:hAnsi="Calibri" w:cs="Calibri"/>
          <w:sz w:val="22"/>
          <w:szCs w:val="22"/>
        </w:rPr>
      </w:pPr>
    </w:p>
    <w:tbl>
      <w:tblPr>
        <w:tblStyle w:val="a"/>
        <w:tblW w:w="8868" w:type="dxa"/>
        <w:tblInd w:w="-15" w:type="dxa"/>
        <w:tblLayout w:type="fixed"/>
        <w:tblLook w:val="0000" w:firstRow="0" w:lastRow="0" w:firstColumn="0" w:lastColumn="0" w:noHBand="0" w:noVBand="0"/>
      </w:tblPr>
      <w:tblGrid>
        <w:gridCol w:w="2142"/>
        <w:gridCol w:w="6726"/>
      </w:tblGrid>
      <w:tr w:rsidR="00F72471" w14:paraId="688BA776"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33ABBE14" w14:textId="77777777" w:rsidR="00F72471" w:rsidRDefault="00A93B56">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b/>
                <w:bCs/>
                <w:color w:val="000000"/>
                <w:sz w:val="22"/>
                <w:szCs w:val="22"/>
              </w:rPr>
              <w:t>PAÍS:</w:t>
            </w:r>
          </w:p>
        </w:tc>
        <w:tc>
          <w:tcPr>
            <w:tcW w:w="6726" w:type="dxa"/>
            <w:tcBorders>
              <w:top w:val="single" w:sz="8" w:space="0" w:color="000000"/>
              <w:left w:val="single" w:sz="8" w:space="0" w:color="000000"/>
              <w:bottom w:val="single" w:sz="8" w:space="0" w:color="000000"/>
              <w:right w:val="single" w:sz="8" w:space="0" w:color="000000"/>
            </w:tcBorders>
          </w:tcPr>
          <w:p w14:paraId="5EA7DB0F" w14:textId="636B1A66" w:rsidR="00F72471" w:rsidRDefault="00875429">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color w:val="000000"/>
                <w:sz w:val="22"/>
                <w:szCs w:val="22"/>
              </w:rPr>
              <w:t>Colombia</w:t>
            </w:r>
          </w:p>
        </w:tc>
      </w:tr>
      <w:tr w:rsidR="00F72471" w14:paraId="4AE9C42E" w14:textId="77777777">
        <w:trPr>
          <w:trHeight w:val="348"/>
        </w:trPr>
        <w:tc>
          <w:tcPr>
            <w:tcW w:w="8868" w:type="dxa"/>
            <w:gridSpan w:val="2"/>
            <w:tcBorders>
              <w:top w:val="single" w:sz="8" w:space="0" w:color="000000"/>
              <w:left w:val="single" w:sz="8" w:space="0" w:color="000000"/>
              <w:bottom w:val="single" w:sz="8" w:space="0" w:color="000000"/>
              <w:right w:val="single" w:sz="8" w:space="0" w:color="000000"/>
            </w:tcBorders>
          </w:tcPr>
          <w:p w14:paraId="50A451FA" w14:textId="77777777" w:rsidR="00F72471" w:rsidRDefault="00A93B56">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Información Picker Express:</w:t>
            </w:r>
          </w:p>
        </w:tc>
      </w:tr>
      <w:tr w:rsidR="00F72471" w14:paraId="4624398B"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0517E2D2" w14:textId="77777777" w:rsidR="00F72471" w:rsidRDefault="00A93B56">
            <w:pPr>
              <w:pBdr>
                <w:top w:val="nil"/>
                <w:left w:val="nil"/>
                <w:bottom w:val="nil"/>
                <w:right w:val="nil"/>
                <w:between w:val="nil"/>
              </w:pBdr>
              <w:spacing w:before="111" w:after="0" w:line="240" w:lineRule="auto"/>
              <w:ind w:left="110" w:right="87"/>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0065380F" w14:textId="78AC35AD" w:rsidR="00F72471" w:rsidRDefault="006C7671">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sidRPr="006C7671">
              <w:rPr>
                <w:rFonts w:ascii="Calibri" w:eastAsia="Calibri" w:hAnsi="Calibri" w:cs="Calibri"/>
                <w:color w:val="000000"/>
                <w:sz w:val="22"/>
                <w:szCs w:val="22"/>
              </w:rPr>
              <w:t>CAARRY PKR COL S.A.S.</w:t>
            </w:r>
          </w:p>
        </w:tc>
      </w:tr>
      <w:tr w:rsidR="00F72471" w14:paraId="71C2126E"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76C055C6" w14:textId="77777777" w:rsidR="00F72471" w:rsidRDefault="00A93B56">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/RUC:</w:t>
            </w:r>
          </w:p>
        </w:tc>
        <w:tc>
          <w:tcPr>
            <w:tcW w:w="6726" w:type="dxa"/>
            <w:tcBorders>
              <w:top w:val="single" w:sz="8" w:space="0" w:color="000000"/>
              <w:left w:val="single" w:sz="8" w:space="0" w:color="000000"/>
              <w:bottom w:val="single" w:sz="8" w:space="0" w:color="000000"/>
              <w:right w:val="single" w:sz="8" w:space="0" w:color="000000"/>
            </w:tcBorders>
          </w:tcPr>
          <w:p w14:paraId="4BA771B5" w14:textId="7C2FB044" w:rsidR="00F72471" w:rsidRDefault="006C7671">
            <w:pPr>
              <w:spacing w:before="111" w:after="0" w:line="240" w:lineRule="auto"/>
              <w:ind w:left="105"/>
              <w:rPr>
                <w:rFonts w:ascii="Calibri" w:eastAsia="Calibri" w:hAnsi="Calibri" w:cs="Calibri"/>
                <w:sz w:val="22"/>
                <w:szCs w:val="22"/>
              </w:rPr>
            </w:pPr>
            <w:r w:rsidRPr="006C7671">
              <w:rPr>
                <w:rFonts w:ascii="Calibri" w:eastAsia="Calibri" w:hAnsi="Calibri" w:cs="Calibri"/>
                <w:sz w:val="22"/>
                <w:szCs w:val="22"/>
              </w:rPr>
              <w:t>9016545195</w:t>
            </w:r>
          </w:p>
        </w:tc>
      </w:tr>
      <w:tr w:rsidR="00F72471" w14:paraId="3C7F9C9B"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3D49F275" w14:textId="77777777" w:rsidR="00F72471" w:rsidRDefault="00A93B56">
            <w:pPr>
              <w:pBdr>
                <w:top w:val="nil"/>
                <w:left w:val="nil"/>
                <w:bottom w:val="nil"/>
                <w:right w:val="nil"/>
                <w:between w:val="nil"/>
              </w:pBdr>
              <w:spacing w:before="109"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58E74CF1" w14:textId="1E9B772C" w:rsidR="00F72471" w:rsidRDefault="00F87F3F">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sidRPr="00F87F3F">
              <w:rPr>
                <w:rFonts w:ascii="Calibri" w:eastAsia="Calibri" w:hAnsi="Calibri" w:cs="Calibri"/>
                <w:color w:val="000000"/>
                <w:sz w:val="22"/>
                <w:szCs w:val="22"/>
              </w:rPr>
              <w:t>CR 18 A NO. 103 11</w:t>
            </w:r>
            <w:r>
              <w:rPr>
                <w:rFonts w:ascii="Calibri" w:eastAsia="Calibri" w:hAnsi="Calibri" w:cs="Calibri"/>
                <w:color w:val="000000"/>
                <w:sz w:val="22"/>
                <w:szCs w:val="22"/>
              </w:rPr>
              <w:t>, BOGOTÁ D.C.</w:t>
            </w:r>
          </w:p>
        </w:tc>
      </w:tr>
      <w:tr w:rsidR="00F72471" w14:paraId="70E7C57E" w14:textId="77777777">
        <w:trPr>
          <w:trHeight w:val="358"/>
        </w:trPr>
        <w:tc>
          <w:tcPr>
            <w:tcW w:w="2142" w:type="dxa"/>
            <w:tcBorders>
              <w:top w:val="single" w:sz="8" w:space="0" w:color="000000"/>
              <w:left w:val="single" w:sz="8" w:space="0" w:color="000000"/>
              <w:bottom w:val="single" w:sz="8" w:space="0" w:color="000000"/>
              <w:right w:val="single" w:sz="8" w:space="0" w:color="000000"/>
            </w:tcBorders>
          </w:tcPr>
          <w:p w14:paraId="06A7C519" w14:textId="77777777" w:rsidR="00F72471" w:rsidRDefault="00A93B56">
            <w:pPr>
              <w:pBdr>
                <w:top w:val="nil"/>
                <w:left w:val="nil"/>
                <w:bottom w:val="nil"/>
                <w:right w:val="nil"/>
                <w:between w:val="nil"/>
              </w:pBdr>
              <w:spacing w:before="107" w:after="0" w:line="240" w:lineRule="auto"/>
              <w:ind w:left="110" w:right="85"/>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6D40FAF0" w14:textId="6FE7E92D" w:rsidR="00F72471" w:rsidRDefault="00F87F3F">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color w:val="000000"/>
                <w:sz w:val="22"/>
                <w:szCs w:val="22"/>
              </w:rPr>
              <w:t>ANTONIO JOSÉ PAZMIÑO ALARCÓN</w:t>
            </w:r>
          </w:p>
        </w:tc>
      </w:tr>
      <w:tr w:rsidR="00F72471" w14:paraId="103F49C6" w14:textId="77777777">
        <w:trPr>
          <w:trHeight w:val="256"/>
        </w:trPr>
        <w:tc>
          <w:tcPr>
            <w:tcW w:w="2142" w:type="dxa"/>
            <w:tcBorders>
              <w:top w:val="single" w:sz="8" w:space="0" w:color="000000"/>
              <w:left w:val="single" w:sz="8" w:space="0" w:color="000000"/>
              <w:bottom w:val="single" w:sz="8" w:space="0" w:color="000000"/>
              <w:right w:val="single" w:sz="8" w:space="0" w:color="000000"/>
            </w:tcBorders>
          </w:tcPr>
          <w:p w14:paraId="069059CE" w14:textId="77777777" w:rsidR="00F72471" w:rsidRPr="00F87F3F" w:rsidRDefault="00A93B56">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sidRPr="00F87F3F">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6AD1DE05" w14:textId="51ED9115" w:rsidR="00F72471" w:rsidRPr="00F87F3F" w:rsidRDefault="00F87F3F">
            <w:pPr>
              <w:pBdr>
                <w:top w:val="nil"/>
                <w:left w:val="nil"/>
                <w:bottom w:val="nil"/>
                <w:right w:val="nil"/>
                <w:between w:val="nil"/>
              </w:pBdr>
              <w:spacing w:before="111" w:after="0" w:line="240" w:lineRule="auto"/>
              <w:rPr>
                <w:rFonts w:ascii="Calibri" w:eastAsia="Calibri" w:hAnsi="Calibri" w:cs="Calibri"/>
                <w:color w:val="000000"/>
                <w:sz w:val="22"/>
                <w:szCs w:val="22"/>
              </w:rPr>
            </w:pPr>
            <w:r w:rsidRPr="00F87F3F">
              <w:rPr>
                <w:rFonts w:ascii="Calibri" w:eastAsia="Calibri" w:hAnsi="Calibri" w:cs="Calibri"/>
                <w:color w:val="000000"/>
                <w:sz w:val="22"/>
                <w:szCs w:val="22"/>
              </w:rPr>
              <w:t>antonio</w:t>
            </w:r>
            <w:r w:rsidR="00A93B56" w:rsidRPr="00F87F3F">
              <w:rPr>
                <w:rFonts w:ascii="Calibri" w:eastAsia="Calibri" w:hAnsi="Calibri" w:cs="Calibri"/>
                <w:color w:val="000000"/>
                <w:sz w:val="22"/>
                <w:szCs w:val="22"/>
              </w:rPr>
              <w:t>@pickerexpress.com</w:t>
            </w:r>
          </w:p>
        </w:tc>
      </w:tr>
      <w:tr w:rsidR="00F72471" w14:paraId="36FC26C3" w14:textId="77777777">
        <w:trPr>
          <w:trHeight w:val="262"/>
        </w:trPr>
        <w:tc>
          <w:tcPr>
            <w:tcW w:w="8868" w:type="dxa"/>
            <w:gridSpan w:val="2"/>
            <w:tcBorders>
              <w:top w:val="single" w:sz="8" w:space="0" w:color="000000"/>
              <w:left w:val="single" w:sz="8" w:space="0" w:color="000000"/>
              <w:bottom w:val="single" w:sz="8" w:space="0" w:color="000000"/>
              <w:right w:val="single" w:sz="8" w:space="0" w:color="000000"/>
            </w:tcBorders>
          </w:tcPr>
          <w:p w14:paraId="66FDF064" w14:textId="77777777" w:rsidR="00F72471" w:rsidRDefault="00A93B56">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 xml:space="preserve">Información del </w:t>
            </w:r>
            <w:r>
              <w:rPr>
                <w:rFonts w:ascii="Calibri" w:eastAsia="Calibri" w:hAnsi="Calibri" w:cs="Calibri"/>
                <w:b/>
                <w:bCs/>
                <w:sz w:val="22"/>
                <w:szCs w:val="22"/>
              </w:rPr>
              <w:t>Aliado Comercial:</w:t>
            </w:r>
          </w:p>
        </w:tc>
      </w:tr>
      <w:tr w:rsidR="00F72471" w14:paraId="02083AA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0267D90A" w14:textId="77777777" w:rsidR="00F72471" w:rsidRDefault="00A93B56">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64FE1212"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A7D2912"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0BEB153" w14:textId="77777777" w:rsidR="00F72471" w:rsidRDefault="00A93B56">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Tax id / RFC / RUC</w:t>
            </w:r>
          </w:p>
        </w:tc>
        <w:tc>
          <w:tcPr>
            <w:tcW w:w="6726" w:type="dxa"/>
            <w:tcBorders>
              <w:top w:val="single" w:sz="8" w:space="0" w:color="000000"/>
              <w:left w:val="single" w:sz="8" w:space="0" w:color="000000"/>
              <w:bottom w:val="single" w:sz="8" w:space="0" w:color="000000"/>
              <w:right w:val="single" w:sz="8" w:space="0" w:color="000000"/>
            </w:tcBorders>
          </w:tcPr>
          <w:p w14:paraId="7EA56769" w14:textId="77777777" w:rsidR="00F72471" w:rsidRDefault="00F72471">
            <w:pPr>
              <w:spacing w:before="111" w:after="0" w:line="240" w:lineRule="auto"/>
              <w:ind w:left="105"/>
              <w:rPr>
                <w:rFonts w:ascii="Calibri" w:eastAsia="Calibri" w:hAnsi="Calibri" w:cs="Calibri"/>
                <w:sz w:val="22"/>
                <w:szCs w:val="22"/>
                <w:highlight w:val="yellow"/>
              </w:rPr>
            </w:pPr>
          </w:p>
        </w:tc>
      </w:tr>
      <w:tr w:rsidR="00F72471" w14:paraId="341F90C9"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E9D702E" w14:textId="77777777" w:rsidR="00F72471" w:rsidRDefault="00A93B56">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18E569FB"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7EEAF94D"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3A023740" w14:textId="77777777" w:rsidR="00F72471" w:rsidRDefault="00A93B56">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020E6FFD"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E1605F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76AE841" w14:textId="77777777" w:rsidR="00F72471" w:rsidRDefault="00A93B56">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7B5CB198"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41985E5B"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DEF7E05" w14:textId="77777777" w:rsidR="00F72471" w:rsidRDefault="00A93B56">
            <w:pPr>
              <w:pBdr>
                <w:top w:val="nil"/>
                <w:left w:val="nil"/>
                <w:bottom w:val="nil"/>
                <w:right w:val="nil"/>
                <w:between w:val="nil"/>
              </w:pBdr>
              <w:spacing w:before="104" w:after="0" w:line="240" w:lineRule="auto"/>
              <w:ind w:left="110"/>
              <w:rPr>
                <w:rFonts w:ascii="Calibri" w:eastAsia="Calibri" w:hAnsi="Calibri" w:cs="Calibri"/>
                <w:b/>
                <w:bCs/>
                <w:color w:val="000000"/>
                <w:sz w:val="22"/>
                <w:szCs w:val="22"/>
              </w:rPr>
            </w:pPr>
            <w:r>
              <w:rPr>
                <w:rFonts w:ascii="Calibri" w:eastAsia="Calibri" w:hAnsi="Calibri" w:cs="Calibri"/>
                <w:b/>
                <w:bCs/>
                <w:sz w:val="22"/>
                <w:szCs w:val="22"/>
              </w:rPr>
              <w:t>Teléfono contacto:</w:t>
            </w:r>
          </w:p>
        </w:tc>
        <w:tc>
          <w:tcPr>
            <w:tcW w:w="6726" w:type="dxa"/>
            <w:tcBorders>
              <w:top w:val="single" w:sz="8" w:space="0" w:color="000000"/>
              <w:left w:val="single" w:sz="8" w:space="0" w:color="000000"/>
              <w:bottom w:val="single" w:sz="8" w:space="0" w:color="000000"/>
              <w:right w:val="single" w:sz="8" w:space="0" w:color="000000"/>
            </w:tcBorders>
          </w:tcPr>
          <w:p w14:paraId="07C23C85" w14:textId="77777777" w:rsidR="00F72471" w:rsidRDefault="00F72471">
            <w:pPr>
              <w:spacing w:before="111" w:after="0" w:line="240" w:lineRule="auto"/>
              <w:ind w:left="105"/>
              <w:rPr>
                <w:rFonts w:ascii="Calibri" w:eastAsia="Calibri" w:hAnsi="Calibri" w:cs="Calibri"/>
                <w:color w:val="000000"/>
                <w:sz w:val="22"/>
                <w:szCs w:val="22"/>
                <w:highlight w:val="yellow"/>
              </w:rPr>
            </w:pPr>
          </w:p>
        </w:tc>
      </w:tr>
    </w:tbl>
    <w:p w14:paraId="0D68B110"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p>
    <w:p w14:paraId="045D6ACA" w14:textId="77777777" w:rsidR="00F72471" w:rsidRDefault="00A93B56">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w:t>
      </w:r>
      <w:r>
        <w:rPr>
          <w:rFonts w:ascii="Calibri" w:eastAsia="Calibri" w:hAnsi="Calibri" w:cs="Calibri"/>
          <w:b/>
          <w:bCs/>
          <w:sz w:val="22"/>
          <w:szCs w:val="22"/>
        </w:rPr>
        <w:t>Contrato</w:t>
      </w:r>
      <w:r>
        <w:rPr>
          <w:rFonts w:ascii="Calibri" w:eastAsia="Calibri" w:hAnsi="Calibri" w:cs="Calibri"/>
          <w:sz w:val="22"/>
          <w:szCs w:val="22"/>
        </w:rPr>
        <w:t xml:space="preserve"> establece los términos y condiciones aplicables a las actividades que se realizarán en relación con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ya sea a través de su portal o mediante integración vía API. Dicha plataforma permitirá el acceso a los distintos servicios ofrecidos por </w:t>
      </w:r>
      <w:r>
        <w:rPr>
          <w:rFonts w:ascii="Calibri" w:eastAsia="Calibri" w:hAnsi="Calibri" w:cs="Calibri"/>
          <w:b/>
          <w:bCs/>
          <w:sz w:val="22"/>
          <w:szCs w:val="22"/>
        </w:rPr>
        <w:t>Picker Express</w:t>
      </w:r>
      <w:r>
        <w:rPr>
          <w:rFonts w:ascii="Calibri" w:eastAsia="Calibri" w:hAnsi="Calibri" w:cs="Calibri"/>
          <w:sz w:val="22"/>
          <w:szCs w:val="22"/>
        </w:rPr>
        <w:t xml:space="preserve"> según se definen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0ED66ECC" w14:textId="77777777" w:rsidR="00F72471" w:rsidRDefault="00F72471">
      <w:pPr>
        <w:widowControl w:val="0"/>
        <w:pBdr>
          <w:top w:val="nil"/>
          <w:left w:val="nil"/>
          <w:bottom w:val="nil"/>
          <w:right w:val="nil"/>
          <w:between w:val="nil"/>
        </w:pBdr>
        <w:spacing w:before="1" w:after="0" w:line="240" w:lineRule="auto"/>
        <w:rPr>
          <w:rFonts w:ascii="Calibri" w:eastAsia="Calibri" w:hAnsi="Calibri" w:cs="Calibri"/>
          <w:color w:val="000000"/>
          <w:sz w:val="22"/>
          <w:szCs w:val="22"/>
        </w:rPr>
      </w:pPr>
    </w:p>
    <w:p w14:paraId="5365506A" w14:textId="221012AD" w:rsidR="00F72471" w:rsidRDefault="00A93B56">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sz w:val="22"/>
          <w:szCs w:val="22"/>
        </w:rPr>
        <w:t xml:space="preserve">El </w:t>
      </w:r>
      <w:r>
        <w:rPr>
          <w:rFonts w:ascii="Calibri" w:eastAsia="Calibri" w:hAnsi="Calibri" w:cs="Calibri"/>
          <w:b/>
          <w:bCs/>
          <w:color w:val="000000"/>
          <w:sz w:val="22"/>
          <w:szCs w:val="22"/>
        </w:rPr>
        <w:t>Contrato</w:t>
      </w:r>
      <w:r>
        <w:rPr>
          <w:rFonts w:ascii="Calibri" w:eastAsia="Calibri" w:hAnsi="Calibri" w:cs="Calibri"/>
          <w:color w:val="000000"/>
          <w:sz w:val="22"/>
          <w:szCs w:val="22"/>
        </w:rPr>
        <w:t xml:space="preserve"> está integrad</w:t>
      </w:r>
      <w:r>
        <w:rPr>
          <w:rFonts w:ascii="Calibri" w:eastAsia="Calibri" w:hAnsi="Calibri" w:cs="Calibri"/>
          <w:sz w:val="22"/>
          <w:szCs w:val="22"/>
        </w:rPr>
        <w:t>o</w:t>
      </w:r>
      <w:r>
        <w:rPr>
          <w:rFonts w:ascii="Calibri" w:eastAsia="Calibri" w:hAnsi="Calibri" w:cs="Calibri"/>
          <w:color w:val="000000"/>
          <w:sz w:val="22"/>
          <w:szCs w:val="22"/>
        </w:rPr>
        <w:t xml:space="preserve"> por</w:t>
      </w:r>
      <w:r>
        <w:rPr>
          <w:rFonts w:ascii="Calibri" w:eastAsia="Calibri" w:hAnsi="Calibri" w:cs="Calibri"/>
          <w:sz w:val="22"/>
          <w:szCs w:val="22"/>
        </w:rPr>
        <w:t xml:space="preserve"> este instrumento y los </w:t>
      </w:r>
      <w:r>
        <w:rPr>
          <w:rFonts w:ascii="Calibri" w:eastAsia="Calibri" w:hAnsi="Calibri" w:cs="Calibri"/>
          <w:b/>
          <w:bCs/>
          <w:sz w:val="22"/>
          <w:szCs w:val="22"/>
        </w:rPr>
        <w:t>Términos y Condiciones Generales</w:t>
      </w:r>
      <w:r>
        <w:rPr>
          <w:rFonts w:ascii="Calibri" w:eastAsia="Calibri" w:hAnsi="Calibri" w:cs="Calibri"/>
          <w:sz w:val="22"/>
          <w:szCs w:val="22"/>
        </w:rPr>
        <w:t xml:space="preserve"> aplicables par</w:t>
      </w:r>
      <w:r w:rsidR="00373A5E">
        <w:rPr>
          <w:rFonts w:ascii="Calibri" w:eastAsia="Calibri" w:hAnsi="Calibri" w:cs="Calibri"/>
          <w:sz w:val="22"/>
          <w:szCs w:val="22"/>
        </w:rPr>
        <w:t>a Colombia</w:t>
      </w:r>
      <w:r>
        <w:rPr>
          <w:rFonts w:ascii="Calibri" w:eastAsia="Calibri" w:hAnsi="Calibri" w:cs="Calibri"/>
          <w:sz w:val="22"/>
          <w:szCs w:val="22"/>
        </w:rPr>
        <w:t xml:space="preserve">, disponibles para consulta en la página web en el siguiente link: </w:t>
      </w:r>
      <w:hyperlink r:id="rId5">
        <w:r w:rsidR="00F72471">
          <w:rPr>
            <w:rFonts w:ascii="Calibri" w:eastAsia="Calibri" w:hAnsi="Calibri" w:cs="Calibri"/>
            <w:color w:val="0000FF"/>
            <w:sz w:val="22"/>
            <w:szCs w:val="22"/>
            <w:u w:val="single"/>
          </w:rPr>
          <w:t>www.pickerexpress.com/es/compania/terminos-y-condiciones/terminos-de-servicio-de-picker</w:t>
        </w:r>
      </w:hyperlink>
      <w:r>
        <w:rPr>
          <w:rFonts w:ascii="Calibri" w:eastAsia="Calibri" w:hAnsi="Calibri" w:cs="Calibri"/>
          <w:color w:val="000000"/>
          <w:sz w:val="22"/>
          <w:szCs w:val="22"/>
        </w:rPr>
        <w:t>, los cuales se entienden incorporados al presente instrumento contractual.</w:t>
      </w:r>
    </w:p>
    <w:p w14:paraId="70CAD735" w14:textId="77777777" w:rsidR="00F72471" w:rsidRDefault="00A93B56">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 xml:space="preserve">En el supuesto que existiera un conflicto </w:t>
      </w:r>
      <w:r>
        <w:rPr>
          <w:rFonts w:ascii="Calibri" w:eastAsia="Calibri" w:hAnsi="Calibri" w:cs="Calibri"/>
          <w:sz w:val="22"/>
          <w:szCs w:val="22"/>
        </w:rPr>
        <w:t>o contradicción</w:t>
      </w:r>
      <w:r>
        <w:rPr>
          <w:rFonts w:ascii="Calibri" w:eastAsia="Calibri" w:hAnsi="Calibri" w:cs="Calibri"/>
          <w:color w:val="000000"/>
          <w:sz w:val="22"/>
          <w:szCs w:val="22"/>
        </w:rPr>
        <w:t xml:space="preserve"> entre </w:t>
      </w:r>
      <w:r>
        <w:rPr>
          <w:rFonts w:ascii="Calibri" w:eastAsia="Calibri" w:hAnsi="Calibri" w:cs="Calibri"/>
          <w:sz w:val="22"/>
          <w:szCs w:val="22"/>
        </w:rPr>
        <w:t xml:space="preserve">el contenido del presente </w:t>
      </w:r>
      <w:r>
        <w:rPr>
          <w:rFonts w:ascii="Calibri" w:eastAsia="Calibri" w:hAnsi="Calibri" w:cs="Calibri"/>
          <w:b/>
          <w:bCs/>
          <w:sz w:val="22"/>
          <w:szCs w:val="22"/>
        </w:rPr>
        <w:t>Contrato</w:t>
      </w:r>
      <w:r>
        <w:rPr>
          <w:rFonts w:ascii="Calibri" w:eastAsia="Calibri" w:hAnsi="Calibri" w:cs="Calibri"/>
          <w:sz w:val="22"/>
          <w:szCs w:val="22"/>
        </w:rPr>
        <w:t xml:space="preserve"> </w:t>
      </w:r>
      <w:r>
        <w:rPr>
          <w:rFonts w:ascii="Calibri" w:eastAsia="Calibri" w:hAnsi="Calibri" w:cs="Calibri"/>
          <w:color w:val="000000"/>
          <w:sz w:val="22"/>
          <w:szCs w:val="22"/>
        </w:rPr>
        <w:t xml:space="preserve">y los </w:t>
      </w:r>
      <w:r>
        <w:rPr>
          <w:rFonts w:ascii="Calibri" w:eastAsia="Calibri" w:hAnsi="Calibri" w:cs="Calibri"/>
          <w:b/>
          <w:bCs/>
          <w:color w:val="000000"/>
          <w:sz w:val="22"/>
          <w:szCs w:val="22"/>
        </w:rPr>
        <w:t>Términos y Condiciones Generales</w:t>
      </w:r>
      <w:r>
        <w:rPr>
          <w:rFonts w:ascii="Calibri" w:eastAsia="Calibri" w:hAnsi="Calibri" w:cs="Calibri"/>
          <w:sz w:val="22"/>
          <w:szCs w:val="22"/>
        </w:rPr>
        <w:t xml:space="preserve"> de </w:t>
      </w:r>
      <w:r>
        <w:rPr>
          <w:rFonts w:ascii="Calibri" w:eastAsia="Calibri" w:hAnsi="Calibri" w:cs="Calibri"/>
          <w:b/>
          <w:bCs/>
          <w:sz w:val="22"/>
          <w:szCs w:val="22"/>
        </w:rPr>
        <w:t xml:space="preserve">Picker Express </w:t>
      </w:r>
      <w:r>
        <w:rPr>
          <w:rFonts w:ascii="Calibri" w:eastAsia="Calibri" w:hAnsi="Calibri" w:cs="Calibri"/>
          <w:sz w:val="22"/>
          <w:szCs w:val="22"/>
        </w:rPr>
        <w:t xml:space="preserve">en lo relativo a la plataforma tecnológica, propiedad intelectual, limitación de responsabilidad, resolución de controversias y demás disposiciones estructurales prevalecerán los </w:t>
      </w:r>
      <w:r>
        <w:rPr>
          <w:rFonts w:ascii="Calibri" w:eastAsia="Calibri" w:hAnsi="Calibri" w:cs="Calibri"/>
          <w:b/>
          <w:bCs/>
          <w:sz w:val="22"/>
          <w:szCs w:val="22"/>
        </w:rPr>
        <w:t>Términos y Condiciones</w:t>
      </w:r>
      <w:r>
        <w:rPr>
          <w:rFonts w:ascii="Calibri" w:eastAsia="Calibri" w:hAnsi="Calibri" w:cs="Calibri"/>
          <w:sz w:val="22"/>
          <w:szCs w:val="22"/>
        </w:rPr>
        <w:t xml:space="preserve">; y, el presente </w:t>
      </w:r>
      <w:r>
        <w:rPr>
          <w:rFonts w:ascii="Calibri" w:eastAsia="Calibri" w:hAnsi="Calibri" w:cs="Calibri"/>
          <w:b/>
          <w:bCs/>
          <w:sz w:val="22"/>
          <w:szCs w:val="22"/>
        </w:rPr>
        <w:t>Contrato</w:t>
      </w:r>
      <w:r>
        <w:rPr>
          <w:rFonts w:ascii="Calibri" w:eastAsia="Calibri" w:hAnsi="Calibri" w:cs="Calibri"/>
          <w:sz w:val="22"/>
          <w:szCs w:val="22"/>
        </w:rPr>
        <w:t xml:space="preserve"> prevalecerá en lo referente a las condiciones comerciales particulares aquí pactadas.</w:t>
      </w:r>
    </w:p>
    <w:p w14:paraId="30AF1141" w14:textId="77777777" w:rsidR="00F72471" w:rsidRDefault="00A93B56">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lastRenderedPageBreak/>
        <w:t>En atención a lo expuesto, las partes acuerdan sujetarse a lo siguiente:</w:t>
      </w:r>
    </w:p>
    <w:tbl>
      <w:tblPr>
        <w:tblStyle w:val="a0"/>
        <w:tblW w:w="903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370"/>
        <w:gridCol w:w="1440"/>
        <w:gridCol w:w="1725"/>
        <w:gridCol w:w="1651"/>
      </w:tblGrid>
      <w:tr w:rsidR="00F72471" w14:paraId="0999D434" w14:textId="77777777">
        <w:trPr>
          <w:cantSplit/>
          <w:trHeight w:val="210"/>
        </w:trPr>
        <w:tc>
          <w:tcPr>
            <w:tcW w:w="1845" w:type="dxa"/>
          </w:tcPr>
          <w:p w14:paraId="4735ADF9" w14:textId="77777777" w:rsidR="00F72471" w:rsidRDefault="00A93B56">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Acceso a Picker Express:</w:t>
            </w:r>
          </w:p>
        </w:tc>
        <w:tc>
          <w:tcPr>
            <w:tcW w:w="7186" w:type="dxa"/>
            <w:gridSpan w:val="4"/>
          </w:tcPr>
          <w:p w14:paraId="71600E9C" w14:textId="77777777" w:rsidR="00F72471" w:rsidRDefault="00A93B56">
            <w:pPr>
              <w:widowControl w:val="0"/>
              <w:spacing w:before="120" w:line="240" w:lineRule="auto"/>
              <w:ind w:right="80"/>
              <w:jc w:val="both"/>
              <w:rPr>
                <w:rFonts w:ascii="Calibri" w:eastAsia="Calibri" w:hAnsi="Calibri" w:cs="Calibri"/>
                <w:b/>
                <w:bCs/>
                <w:sz w:val="22"/>
                <w:szCs w:val="22"/>
              </w:rPr>
            </w:pPr>
            <w:r>
              <w:rPr>
                <w:rFonts w:ascii="Calibri" w:eastAsia="Calibri" w:hAnsi="Calibri" w:cs="Calibri"/>
                <w:sz w:val="22"/>
                <w:szCs w:val="22"/>
              </w:rPr>
              <w:t xml:space="preserve">El Aliado Comercial tendrá acceso tanto al </w:t>
            </w:r>
            <w:r>
              <w:rPr>
                <w:rFonts w:ascii="Calibri" w:eastAsia="Calibri" w:hAnsi="Calibri" w:cs="Calibri"/>
                <w:b/>
                <w:bCs/>
                <w:sz w:val="22"/>
                <w:szCs w:val="22"/>
              </w:rPr>
              <w:t xml:space="preserve">Dashboard (Panel) </w:t>
            </w:r>
            <w:r>
              <w:rPr>
                <w:rFonts w:ascii="Calibri" w:eastAsia="Calibri" w:hAnsi="Calibri" w:cs="Calibri"/>
                <w:sz w:val="22"/>
                <w:szCs w:val="22"/>
              </w:rPr>
              <w:t xml:space="preserve">como a las distintas </w:t>
            </w:r>
            <w:proofErr w:type="spellStart"/>
            <w:r>
              <w:rPr>
                <w:rFonts w:ascii="Calibri" w:eastAsia="Calibri" w:hAnsi="Calibri" w:cs="Calibri"/>
                <w:sz w:val="22"/>
                <w:szCs w:val="22"/>
              </w:rPr>
              <w:t>APIs</w:t>
            </w:r>
            <w:proofErr w:type="spellEnd"/>
            <w:r>
              <w:rPr>
                <w:rFonts w:ascii="Calibri" w:eastAsia="Calibri" w:hAnsi="Calibri" w:cs="Calibri"/>
                <w:b/>
                <w:bCs/>
                <w:sz w:val="22"/>
                <w:szCs w:val="22"/>
              </w:rPr>
              <w:t xml:space="preserve"> </w:t>
            </w:r>
            <w:r>
              <w:rPr>
                <w:rFonts w:ascii="Calibri" w:eastAsia="Calibri" w:hAnsi="Calibri" w:cs="Calibri"/>
                <w:sz w:val="22"/>
                <w:szCs w:val="22"/>
              </w:rPr>
              <w:t>y le permitirá tener acceso a las siguientes funcionalidades:</w:t>
            </w:r>
          </w:p>
          <w:p w14:paraId="0D1D58C2" w14:textId="77777777" w:rsidR="00F72471" w:rsidRDefault="00A93B56">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 xml:space="preserve">(a) solicitar los servicios del </w:t>
            </w:r>
            <w:proofErr w:type="spellStart"/>
            <w:r>
              <w:rPr>
                <w:rFonts w:ascii="Calibri" w:eastAsia="Calibri" w:hAnsi="Calibri" w:cs="Calibri"/>
                <w:sz w:val="22"/>
                <w:szCs w:val="22"/>
              </w:rPr>
              <w:t>Orchestrator</w:t>
            </w:r>
            <w:proofErr w:type="spellEnd"/>
            <w:r>
              <w:rPr>
                <w:rFonts w:ascii="Calibri" w:eastAsia="Calibri" w:hAnsi="Calibri" w:cs="Calibri"/>
                <w:sz w:val="22"/>
                <w:szCs w:val="22"/>
              </w:rPr>
              <w:t xml:space="preserve"> (orquestador), Tracking, Shield y </w:t>
            </w:r>
            <w:proofErr w:type="spellStart"/>
            <w:r>
              <w:rPr>
                <w:rFonts w:ascii="Calibri" w:eastAsia="Calibri" w:hAnsi="Calibri" w:cs="Calibri"/>
                <w:sz w:val="22"/>
                <w:szCs w:val="22"/>
              </w:rPr>
              <w:t>Customer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Support</w:t>
            </w:r>
            <w:proofErr w:type="spellEnd"/>
            <w:r>
              <w:rPr>
                <w:rFonts w:ascii="Calibri" w:eastAsia="Calibri" w:hAnsi="Calibri" w:cs="Calibri"/>
                <w:sz w:val="22"/>
                <w:szCs w:val="22"/>
              </w:rPr>
              <w:t xml:space="preserve"> según necesite;</w:t>
            </w:r>
          </w:p>
          <w:p w14:paraId="39E2B51D" w14:textId="77777777" w:rsidR="00F72471" w:rsidRDefault="00A93B56">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(b) crear múltiples locales y usuarios;</w:t>
            </w:r>
          </w:p>
          <w:p w14:paraId="494ADA93" w14:textId="77777777" w:rsidR="00F72471" w:rsidRDefault="00A93B56">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(c) visualizar en vivo toda la información relacionada a los servicios;</w:t>
            </w:r>
          </w:p>
          <w:p w14:paraId="57B0065A" w14:textId="77777777" w:rsidR="00F72471" w:rsidRDefault="00A93B56">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(d) visualizar los pedidos activos y anteriores; y</w:t>
            </w:r>
          </w:p>
          <w:p w14:paraId="16F09971" w14:textId="77777777" w:rsidR="00F72471" w:rsidRDefault="00A93B56">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(e) visualizar las transacciones financieras ya sea de dispersión o facturación.</w:t>
            </w:r>
          </w:p>
          <w:p w14:paraId="273B495C" w14:textId="77777777" w:rsidR="00F72471" w:rsidRDefault="00A93B56">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Los términos establecidos en esta cláusula se encuentran definidos en los Términos y Condiciones Generales de Picker Express.</w:t>
            </w:r>
          </w:p>
          <w:p w14:paraId="287A28F0" w14:textId="77777777" w:rsidR="00F72471" w:rsidRDefault="00F72471">
            <w:pPr>
              <w:widowControl w:val="0"/>
              <w:spacing w:after="0" w:line="240" w:lineRule="auto"/>
              <w:ind w:right="87"/>
              <w:jc w:val="both"/>
              <w:rPr>
                <w:rFonts w:ascii="Calibri" w:eastAsia="Calibri" w:hAnsi="Calibri" w:cs="Calibri"/>
                <w:sz w:val="22"/>
                <w:szCs w:val="22"/>
              </w:rPr>
            </w:pPr>
          </w:p>
          <w:p w14:paraId="718142D8" w14:textId="77777777" w:rsidR="00F72471" w:rsidRDefault="00A93B56">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En el caso en que el Aliado Comercial decida tener API, aplicará lo siguiente:</w:t>
            </w:r>
          </w:p>
          <w:p w14:paraId="06EE5980" w14:textId="77777777" w:rsidR="00F72471" w:rsidRDefault="00F72471">
            <w:pPr>
              <w:widowControl w:val="0"/>
              <w:spacing w:after="0" w:line="240" w:lineRule="auto"/>
              <w:ind w:right="87"/>
              <w:jc w:val="both"/>
              <w:rPr>
                <w:rFonts w:ascii="Calibri" w:eastAsia="Calibri" w:hAnsi="Calibri" w:cs="Calibri"/>
                <w:sz w:val="22"/>
                <w:szCs w:val="22"/>
              </w:rPr>
            </w:pPr>
          </w:p>
          <w:p w14:paraId="00EC2EE3" w14:textId="77777777" w:rsidR="00F72471" w:rsidRDefault="00A93B56">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Al utilizarse en conjunto con el </w:t>
            </w:r>
            <w:r>
              <w:rPr>
                <w:rFonts w:ascii="Calibri" w:eastAsia="Calibri" w:hAnsi="Calibri" w:cs="Calibri"/>
                <w:b/>
                <w:bCs/>
                <w:sz w:val="22"/>
                <w:szCs w:val="22"/>
              </w:rPr>
              <w:t>Dashboard</w:t>
            </w:r>
            <w:r>
              <w:rPr>
                <w:rFonts w:ascii="Calibri" w:eastAsia="Calibri" w:hAnsi="Calibri" w:cs="Calibri"/>
                <w:sz w:val="22"/>
                <w:szCs w:val="22"/>
              </w:rPr>
              <w:t xml:space="preserve">, los servicios de integración de </w:t>
            </w:r>
            <w:r>
              <w:rPr>
                <w:rFonts w:ascii="Calibri" w:eastAsia="Calibri" w:hAnsi="Calibri" w:cs="Calibri"/>
                <w:b/>
                <w:bCs/>
                <w:sz w:val="22"/>
                <w:szCs w:val="22"/>
              </w:rPr>
              <w:t xml:space="preserve">Picker Express, </w:t>
            </w:r>
            <w:r>
              <w:rPr>
                <w:rFonts w:ascii="Calibri" w:eastAsia="Calibri" w:hAnsi="Calibri" w:cs="Calibri"/>
                <w:sz w:val="22"/>
                <w:szCs w:val="22"/>
              </w:rPr>
              <w:t xml:space="preserve">permiten al </w:t>
            </w:r>
            <w:r>
              <w:rPr>
                <w:rFonts w:ascii="Calibri" w:eastAsia="Calibri" w:hAnsi="Calibri" w:cs="Calibri"/>
                <w:b/>
                <w:bCs/>
                <w:sz w:val="22"/>
                <w:szCs w:val="22"/>
              </w:rPr>
              <w:t>Aliado Comercial,</w:t>
            </w:r>
            <w:r>
              <w:rPr>
                <w:rFonts w:ascii="Calibri" w:eastAsia="Calibri" w:hAnsi="Calibri" w:cs="Calibri"/>
                <w:sz w:val="22"/>
                <w:szCs w:val="22"/>
              </w:rPr>
              <w:t xml:space="preserve"> solicitar los distintos servicios que ofrece </w:t>
            </w:r>
            <w:r>
              <w:rPr>
                <w:rFonts w:ascii="Calibri" w:eastAsia="Calibri" w:hAnsi="Calibri" w:cs="Calibri"/>
                <w:b/>
                <w:bCs/>
                <w:sz w:val="22"/>
                <w:szCs w:val="22"/>
              </w:rPr>
              <w:t>Picker Express</w:t>
            </w:r>
            <w:r>
              <w:rPr>
                <w:rFonts w:ascii="Calibri" w:eastAsia="Calibri" w:hAnsi="Calibri" w:cs="Calibri"/>
                <w:sz w:val="22"/>
                <w:szCs w:val="22"/>
              </w:rPr>
              <w:t xml:space="preserve"> de manera automatizada.</w:t>
            </w:r>
          </w:p>
          <w:p w14:paraId="7FCF7475" w14:textId="77777777" w:rsidR="00F72471" w:rsidRDefault="00F72471">
            <w:pPr>
              <w:widowControl w:val="0"/>
              <w:spacing w:after="0" w:line="240" w:lineRule="auto"/>
              <w:ind w:right="87"/>
              <w:jc w:val="both"/>
              <w:rPr>
                <w:rFonts w:ascii="Calibri" w:eastAsia="Calibri" w:hAnsi="Calibri" w:cs="Calibri"/>
                <w:sz w:val="22"/>
                <w:szCs w:val="22"/>
              </w:rPr>
            </w:pPr>
          </w:p>
          <w:p w14:paraId="54B39CF9" w14:textId="77777777" w:rsidR="00F72471" w:rsidRDefault="00A93B56">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Las partes, en su caso, establecerán de común acuerdo los lineamientos y fechas para la integración de la API</w:t>
            </w:r>
            <w:r>
              <w:rPr>
                <w:rFonts w:ascii="Calibri" w:eastAsia="Calibri" w:hAnsi="Calibri" w:cs="Calibri"/>
                <w:b/>
                <w:bCs/>
                <w:sz w:val="22"/>
                <w:szCs w:val="22"/>
              </w:rPr>
              <w:t>.</w:t>
            </w:r>
            <w:r>
              <w:rPr>
                <w:rFonts w:ascii="Calibri" w:eastAsia="Calibri" w:hAnsi="Calibri" w:cs="Calibri"/>
                <w:sz w:val="22"/>
                <w:szCs w:val="22"/>
              </w:rPr>
              <w:t xml:space="preserve"> lo anterior, no significa que el </w:t>
            </w:r>
            <w:r>
              <w:rPr>
                <w:rFonts w:ascii="Calibri" w:eastAsia="Calibri" w:hAnsi="Calibri" w:cs="Calibri"/>
                <w:b/>
                <w:bCs/>
                <w:sz w:val="22"/>
                <w:szCs w:val="22"/>
              </w:rPr>
              <w:t>Aliado Comercial</w:t>
            </w:r>
            <w:r>
              <w:rPr>
                <w:rFonts w:ascii="Calibri" w:eastAsia="Calibri" w:hAnsi="Calibri" w:cs="Calibri"/>
                <w:sz w:val="22"/>
                <w:szCs w:val="22"/>
              </w:rPr>
              <w:t xml:space="preserve"> perderá acceso al Dashboard.</w:t>
            </w:r>
          </w:p>
        </w:tc>
      </w:tr>
      <w:tr w:rsidR="00F72471" w14:paraId="65B844C2" w14:textId="77777777">
        <w:trPr>
          <w:cantSplit/>
          <w:trHeight w:val="210"/>
        </w:trPr>
        <w:tc>
          <w:tcPr>
            <w:tcW w:w="1845" w:type="dxa"/>
          </w:tcPr>
          <w:p w14:paraId="6D6E76E6" w14:textId="77777777" w:rsidR="00F72471" w:rsidRDefault="00F72471">
            <w:pPr>
              <w:widowControl w:val="0"/>
              <w:spacing w:after="0" w:line="240" w:lineRule="auto"/>
              <w:ind w:right="105"/>
              <w:jc w:val="both"/>
              <w:rPr>
                <w:rFonts w:ascii="Calibri" w:eastAsia="Calibri" w:hAnsi="Calibri" w:cs="Calibri"/>
                <w:b/>
                <w:bCs/>
                <w:sz w:val="22"/>
                <w:szCs w:val="22"/>
              </w:rPr>
            </w:pPr>
          </w:p>
          <w:p w14:paraId="41D4559B" w14:textId="77777777" w:rsidR="00F72471" w:rsidRDefault="00A93B56">
            <w:pPr>
              <w:widowControl w:val="0"/>
              <w:spacing w:after="0" w:line="240" w:lineRule="auto"/>
              <w:ind w:right="105"/>
              <w:jc w:val="center"/>
              <w:rPr>
                <w:rFonts w:ascii="Calibri" w:eastAsia="Calibri" w:hAnsi="Calibri" w:cs="Calibri"/>
                <w:b/>
                <w:bCs/>
                <w:sz w:val="22"/>
                <w:szCs w:val="22"/>
              </w:rPr>
            </w:pPr>
            <w:r w:rsidRPr="00D009D6">
              <w:rPr>
                <w:rFonts w:ascii="Calibri" w:eastAsia="Calibri" w:hAnsi="Calibri" w:cs="Calibri"/>
                <w:b/>
                <w:bCs/>
                <w:sz w:val="22"/>
                <w:szCs w:val="22"/>
                <w:highlight w:val="yellow"/>
              </w:rPr>
              <w:t>Método de Pago:</w:t>
            </w:r>
          </w:p>
        </w:tc>
        <w:tc>
          <w:tcPr>
            <w:tcW w:w="2370" w:type="dxa"/>
          </w:tcPr>
          <w:p w14:paraId="09E5057C" w14:textId="77777777" w:rsidR="00F72471" w:rsidRDefault="00F72471">
            <w:pPr>
              <w:widowControl w:val="0"/>
              <w:spacing w:after="0" w:line="240" w:lineRule="auto"/>
              <w:ind w:right="87"/>
              <w:jc w:val="both"/>
              <w:rPr>
                <w:rFonts w:ascii="Calibri" w:eastAsia="Calibri" w:hAnsi="Calibri" w:cs="Calibri"/>
                <w:sz w:val="22"/>
                <w:szCs w:val="22"/>
              </w:rPr>
            </w:pPr>
          </w:p>
          <w:p w14:paraId="32102849" w14:textId="77777777" w:rsidR="00F72471" w:rsidRDefault="00A93B56">
            <w:pPr>
              <w:widowControl w:val="0"/>
              <w:spacing w:after="0" w:line="240" w:lineRule="auto"/>
              <w:ind w:right="87"/>
              <w:jc w:val="center"/>
              <w:rPr>
                <w:rFonts w:ascii="Calibri" w:eastAsia="Calibri" w:hAnsi="Calibri" w:cs="Calibri"/>
                <w:sz w:val="22"/>
                <w:szCs w:val="22"/>
              </w:rPr>
            </w:pPr>
            <w:r>
              <w:rPr>
                <w:rFonts w:ascii="Calibri" w:eastAsia="Calibri" w:hAnsi="Calibri" w:cs="Calibri"/>
                <w:sz w:val="22"/>
                <w:szCs w:val="22"/>
              </w:rPr>
              <w:t>Tarjeta crédito o débito</w:t>
            </w:r>
          </w:p>
        </w:tc>
        <w:tc>
          <w:tcPr>
            <w:tcW w:w="1440" w:type="dxa"/>
          </w:tcPr>
          <w:p w14:paraId="30E641E0" w14:textId="77777777" w:rsidR="00F72471" w:rsidRDefault="00F72471">
            <w:pPr>
              <w:widowControl w:val="0"/>
              <w:spacing w:after="0" w:line="276" w:lineRule="auto"/>
              <w:rPr>
                <w:rFonts w:ascii="Calibri" w:eastAsia="Calibri" w:hAnsi="Calibri" w:cs="Calibri"/>
                <w:sz w:val="22"/>
                <w:szCs w:val="22"/>
              </w:rPr>
            </w:pPr>
          </w:p>
          <w:p w14:paraId="0C7A018D" w14:textId="77777777" w:rsidR="00F72471" w:rsidRDefault="00F72471">
            <w:pPr>
              <w:widowControl w:val="0"/>
              <w:spacing w:after="0" w:line="276" w:lineRule="auto"/>
              <w:rPr>
                <w:rFonts w:ascii="Calibri" w:eastAsia="Calibri" w:hAnsi="Calibri" w:cs="Calibri"/>
                <w:sz w:val="22"/>
                <w:szCs w:val="22"/>
              </w:rPr>
            </w:pPr>
          </w:p>
        </w:tc>
        <w:tc>
          <w:tcPr>
            <w:tcW w:w="1725" w:type="dxa"/>
          </w:tcPr>
          <w:p w14:paraId="3F9A232A" w14:textId="77777777" w:rsidR="00F72471" w:rsidRDefault="00F72471">
            <w:pPr>
              <w:widowControl w:val="0"/>
              <w:spacing w:after="0" w:line="276" w:lineRule="auto"/>
              <w:rPr>
                <w:rFonts w:ascii="Calibri" w:eastAsia="Calibri" w:hAnsi="Calibri" w:cs="Calibri"/>
                <w:sz w:val="22"/>
                <w:szCs w:val="22"/>
              </w:rPr>
            </w:pPr>
          </w:p>
          <w:p w14:paraId="1743CACB" w14:textId="77777777" w:rsidR="00F72471" w:rsidRDefault="00A93B56">
            <w:pPr>
              <w:widowControl w:val="0"/>
              <w:spacing w:after="0" w:line="276" w:lineRule="auto"/>
              <w:rPr>
                <w:rFonts w:ascii="Calibri" w:eastAsia="Calibri" w:hAnsi="Calibri" w:cs="Calibri"/>
                <w:sz w:val="22"/>
                <w:szCs w:val="22"/>
              </w:rPr>
            </w:pPr>
            <w:r>
              <w:rPr>
                <w:rFonts w:ascii="Calibri" w:eastAsia="Calibri" w:hAnsi="Calibri" w:cs="Calibri"/>
                <w:sz w:val="22"/>
                <w:szCs w:val="22"/>
              </w:rPr>
              <w:t>Transferencia</w:t>
            </w:r>
          </w:p>
        </w:tc>
        <w:tc>
          <w:tcPr>
            <w:tcW w:w="1651" w:type="dxa"/>
          </w:tcPr>
          <w:p w14:paraId="1EC77AA1" w14:textId="77777777" w:rsidR="00F72471" w:rsidRDefault="00F72471">
            <w:pPr>
              <w:widowControl w:val="0"/>
              <w:spacing w:after="0" w:line="276" w:lineRule="auto"/>
              <w:rPr>
                <w:rFonts w:ascii="Calibri" w:eastAsia="Calibri" w:hAnsi="Calibri" w:cs="Calibri"/>
                <w:sz w:val="22"/>
                <w:szCs w:val="22"/>
              </w:rPr>
            </w:pPr>
          </w:p>
        </w:tc>
      </w:tr>
    </w:tbl>
    <w:p w14:paraId="6932B13F"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b/>
          <w:bCs/>
          <w:sz w:val="22"/>
          <w:szCs w:val="22"/>
        </w:rPr>
      </w:pPr>
    </w:p>
    <w:p w14:paraId="58C6B7DE" w14:textId="77777777" w:rsidR="00F72471" w:rsidRDefault="00A93B56">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b/>
          <w:bCs/>
          <w:sz w:val="22"/>
          <w:szCs w:val="22"/>
        </w:rPr>
        <w:t>Detalles Comerciales:</w:t>
      </w:r>
    </w:p>
    <w:tbl>
      <w:tblPr>
        <w:tblStyle w:val="a1"/>
        <w:tblW w:w="90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1365"/>
        <w:gridCol w:w="615"/>
        <w:gridCol w:w="1980"/>
        <w:gridCol w:w="645"/>
        <w:gridCol w:w="1410"/>
        <w:gridCol w:w="630"/>
        <w:gridCol w:w="570"/>
      </w:tblGrid>
      <w:tr w:rsidR="00F72471" w14:paraId="65E2C48B" w14:textId="77777777">
        <w:trPr>
          <w:cantSplit/>
        </w:trPr>
        <w:tc>
          <w:tcPr>
            <w:tcW w:w="1845" w:type="dxa"/>
            <w:vMerge w:val="restart"/>
          </w:tcPr>
          <w:p w14:paraId="5A88B4C3" w14:textId="77777777" w:rsidR="00F72471" w:rsidRDefault="00F72471">
            <w:pPr>
              <w:widowControl w:val="0"/>
              <w:spacing w:after="0" w:line="240" w:lineRule="auto"/>
              <w:ind w:right="105"/>
              <w:jc w:val="both"/>
              <w:rPr>
                <w:rFonts w:ascii="Calibri" w:eastAsia="Calibri" w:hAnsi="Calibri" w:cs="Calibri"/>
                <w:sz w:val="22"/>
                <w:szCs w:val="22"/>
              </w:rPr>
            </w:pPr>
          </w:p>
          <w:p w14:paraId="498B7302" w14:textId="77777777" w:rsidR="00F72471" w:rsidRDefault="00F72471">
            <w:pPr>
              <w:widowControl w:val="0"/>
              <w:spacing w:after="0" w:line="240" w:lineRule="auto"/>
              <w:ind w:right="105"/>
              <w:jc w:val="both"/>
              <w:rPr>
                <w:rFonts w:ascii="Calibri" w:eastAsia="Calibri" w:hAnsi="Calibri" w:cs="Calibri"/>
                <w:sz w:val="22"/>
                <w:szCs w:val="22"/>
              </w:rPr>
            </w:pPr>
          </w:p>
          <w:p w14:paraId="05C7E939" w14:textId="77777777" w:rsidR="00F72471" w:rsidRDefault="00F72471">
            <w:pPr>
              <w:widowControl w:val="0"/>
              <w:spacing w:after="0" w:line="240" w:lineRule="auto"/>
              <w:ind w:right="105"/>
              <w:jc w:val="both"/>
              <w:rPr>
                <w:rFonts w:ascii="Calibri" w:eastAsia="Calibri" w:hAnsi="Calibri" w:cs="Calibri"/>
                <w:sz w:val="22"/>
                <w:szCs w:val="22"/>
              </w:rPr>
            </w:pPr>
          </w:p>
          <w:p w14:paraId="614AECD9" w14:textId="77777777" w:rsidR="00F72471" w:rsidRDefault="00F72471">
            <w:pPr>
              <w:widowControl w:val="0"/>
              <w:spacing w:after="0" w:line="240" w:lineRule="auto"/>
              <w:ind w:right="105"/>
              <w:jc w:val="both"/>
              <w:rPr>
                <w:rFonts w:ascii="Calibri" w:eastAsia="Calibri" w:hAnsi="Calibri" w:cs="Calibri"/>
                <w:sz w:val="22"/>
                <w:szCs w:val="22"/>
              </w:rPr>
            </w:pPr>
          </w:p>
          <w:p w14:paraId="126D2311" w14:textId="77777777" w:rsidR="00F72471" w:rsidRDefault="00F72471">
            <w:pPr>
              <w:widowControl w:val="0"/>
              <w:spacing w:after="0" w:line="240" w:lineRule="auto"/>
              <w:ind w:right="105"/>
              <w:jc w:val="both"/>
              <w:rPr>
                <w:rFonts w:ascii="Calibri" w:eastAsia="Calibri" w:hAnsi="Calibri" w:cs="Calibri"/>
                <w:sz w:val="22"/>
                <w:szCs w:val="22"/>
              </w:rPr>
            </w:pPr>
          </w:p>
          <w:p w14:paraId="7FE6FBAB" w14:textId="77777777" w:rsidR="00F72471" w:rsidRDefault="00F72471">
            <w:pPr>
              <w:widowControl w:val="0"/>
              <w:spacing w:after="0" w:line="240" w:lineRule="auto"/>
              <w:ind w:right="105"/>
              <w:jc w:val="center"/>
              <w:rPr>
                <w:rFonts w:ascii="Calibri" w:eastAsia="Calibri" w:hAnsi="Calibri" w:cs="Calibri"/>
                <w:b/>
                <w:bCs/>
                <w:sz w:val="22"/>
                <w:szCs w:val="22"/>
              </w:rPr>
            </w:pPr>
          </w:p>
          <w:p w14:paraId="5B51CDAC" w14:textId="77777777" w:rsidR="00F72471" w:rsidRDefault="00F72471">
            <w:pPr>
              <w:widowControl w:val="0"/>
              <w:spacing w:after="0" w:line="240" w:lineRule="auto"/>
              <w:ind w:right="105"/>
              <w:jc w:val="center"/>
              <w:rPr>
                <w:rFonts w:ascii="Calibri" w:eastAsia="Calibri" w:hAnsi="Calibri" w:cs="Calibri"/>
                <w:b/>
                <w:bCs/>
                <w:sz w:val="22"/>
                <w:szCs w:val="22"/>
              </w:rPr>
            </w:pPr>
          </w:p>
          <w:p w14:paraId="6C4C37BE" w14:textId="77777777" w:rsidR="00F72471" w:rsidRDefault="00F72471">
            <w:pPr>
              <w:widowControl w:val="0"/>
              <w:spacing w:after="0" w:line="240" w:lineRule="auto"/>
              <w:ind w:right="105"/>
              <w:jc w:val="center"/>
              <w:rPr>
                <w:rFonts w:ascii="Calibri" w:eastAsia="Calibri" w:hAnsi="Calibri" w:cs="Calibri"/>
                <w:b/>
                <w:bCs/>
                <w:sz w:val="22"/>
                <w:szCs w:val="22"/>
              </w:rPr>
            </w:pPr>
          </w:p>
          <w:p w14:paraId="43036251" w14:textId="77777777" w:rsidR="00F72471" w:rsidRDefault="00A93B56">
            <w:pPr>
              <w:widowControl w:val="0"/>
              <w:spacing w:after="0" w:line="240" w:lineRule="auto"/>
              <w:ind w:right="105"/>
              <w:rPr>
                <w:rFonts w:ascii="Calibri" w:eastAsia="Calibri" w:hAnsi="Calibri" w:cs="Calibri"/>
                <w:sz w:val="22"/>
                <w:szCs w:val="22"/>
              </w:rPr>
            </w:pPr>
            <w:r>
              <w:rPr>
                <w:rFonts w:ascii="Calibri" w:eastAsia="Calibri" w:hAnsi="Calibri" w:cs="Calibri"/>
                <w:b/>
                <w:bCs/>
                <w:sz w:val="22"/>
                <w:szCs w:val="22"/>
              </w:rPr>
              <w:t>Tasa de Entrega:</w:t>
            </w:r>
          </w:p>
        </w:tc>
        <w:tc>
          <w:tcPr>
            <w:tcW w:w="7215" w:type="dxa"/>
            <w:gridSpan w:val="7"/>
          </w:tcPr>
          <w:p w14:paraId="73DFA5A6" w14:textId="7C87BB3B"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highlight w:val="yellow"/>
              </w:rPr>
            </w:pPr>
            <w:r>
              <w:rPr>
                <w:rFonts w:ascii="Calibri" w:eastAsia="Calibri" w:hAnsi="Calibri" w:cs="Calibri"/>
                <w:sz w:val="22"/>
                <w:szCs w:val="22"/>
              </w:rPr>
              <w:lastRenderedPageBreak/>
              <w:t xml:space="preserve">La Tasa de Entrega estará compuesta por un tarifario que varía en función del Aliado Comercial independiente que gestiona la orden. 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detallan los valores del tarifario aplicable:</w:t>
            </w:r>
          </w:p>
        </w:tc>
      </w:tr>
      <w:tr w:rsidR="00F72471" w14:paraId="3DF3BD66" w14:textId="77777777">
        <w:trPr>
          <w:cantSplit/>
        </w:trPr>
        <w:tc>
          <w:tcPr>
            <w:tcW w:w="1845" w:type="dxa"/>
            <w:vMerge/>
          </w:tcPr>
          <w:p w14:paraId="479AF06C" w14:textId="77777777" w:rsidR="00F72471" w:rsidRDefault="00F72471">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7215" w:type="dxa"/>
            <w:gridSpan w:val="7"/>
          </w:tcPr>
          <w:p w14:paraId="1E06369A" w14:textId="46D54E6D" w:rsidR="00F72471" w:rsidRDefault="00F72471" w:rsidP="00695F98">
            <w:pPr>
              <w:widowControl w:val="0"/>
              <w:pBdr>
                <w:top w:val="nil"/>
                <w:left w:val="nil"/>
                <w:bottom w:val="nil"/>
                <w:right w:val="nil"/>
                <w:between w:val="nil"/>
              </w:pBdr>
              <w:spacing w:after="0" w:line="240" w:lineRule="auto"/>
              <w:ind w:right="91"/>
              <w:jc w:val="center"/>
              <w:rPr>
                <w:rFonts w:ascii="Calibri" w:eastAsia="Calibri" w:hAnsi="Calibri" w:cs="Calibri"/>
                <w:sz w:val="22"/>
                <w:szCs w:val="22"/>
              </w:rPr>
            </w:pPr>
          </w:p>
          <w:p w14:paraId="45168A00" w14:textId="58075EC1" w:rsidR="001A601F" w:rsidRDefault="001A601F" w:rsidP="00695F98">
            <w:pPr>
              <w:widowControl w:val="0"/>
              <w:pBdr>
                <w:top w:val="nil"/>
                <w:left w:val="nil"/>
                <w:bottom w:val="nil"/>
                <w:right w:val="nil"/>
                <w:between w:val="nil"/>
              </w:pBdr>
              <w:spacing w:after="0" w:line="240" w:lineRule="auto"/>
              <w:ind w:right="91"/>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2DCB04C1" wp14:editId="349DDD26">
                  <wp:extent cx="4444365" cy="974090"/>
                  <wp:effectExtent l="0" t="0" r="635" b="3810"/>
                  <wp:docPr id="835864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4710" name="Imagen 835864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4365" cy="974090"/>
                          </a:xfrm>
                          <a:prstGeom prst="rect">
                            <a:avLst/>
                          </a:prstGeom>
                        </pic:spPr>
                      </pic:pic>
                    </a:graphicData>
                  </a:graphic>
                </wp:inline>
              </w:drawing>
            </w:r>
          </w:p>
          <w:p w14:paraId="2F321D50" w14:textId="77777777" w:rsidR="00373A5E" w:rsidRDefault="00373A5E">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p>
          <w:p w14:paraId="1C3C0FF6" w14:textId="303F85BF" w:rsid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sz w:val="22"/>
                <w:szCs w:val="22"/>
              </w:rPr>
              <w:t>*</w:t>
            </w:r>
            <w:r>
              <w:t xml:space="preserve"> </w:t>
            </w:r>
            <w:r w:rsidRPr="001A601F">
              <w:rPr>
                <w:rFonts w:ascii="Calibri" w:eastAsia="Calibri" w:hAnsi="Calibri" w:cs="Calibri"/>
                <w:sz w:val="22"/>
                <w:szCs w:val="22"/>
              </w:rPr>
              <w:t>ARMI por ciudad</w:t>
            </w:r>
          </w:p>
          <w:p w14:paraId="4230AC89" w14:textId="082C2B00" w:rsidR="001A601F" w:rsidRP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0"/>
                <w:szCs w:val="20"/>
              </w:rPr>
            </w:pPr>
            <w:r w:rsidRPr="001A601F">
              <w:rPr>
                <w:rFonts w:ascii="Calibri" w:eastAsia="Calibri" w:hAnsi="Calibri" w:cs="Calibri"/>
                <w:sz w:val="20"/>
                <w:szCs w:val="20"/>
              </w:rPr>
              <w:t>1. (Bogotá): Bogotá/Cali/Pereira/Resto</w:t>
            </w:r>
          </w:p>
          <w:p w14:paraId="6B98910D" w14:textId="7DA9FD15" w:rsid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0"/>
                <w:szCs w:val="20"/>
              </w:rPr>
            </w:pPr>
            <w:r w:rsidRPr="001A601F">
              <w:rPr>
                <w:rFonts w:ascii="Calibri" w:eastAsia="Calibri" w:hAnsi="Calibri" w:cs="Calibri"/>
                <w:sz w:val="20"/>
                <w:szCs w:val="20"/>
              </w:rPr>
              <w:t>2.</w:t>
            </w:r>
            <w:r>
              <w:rPr>
                <w:rFonts w:ascii="Calibri" w:eastAsia="Calibri" w:hAnsi="Calibri" w:cs="Calibri"/>
                <w:sz w:val="20"/>
                <w:szCs w:val="20"/>
              </w:rPr>
              <w:t xml:space="preserve"> </w:t>
            </w:r>
            <w:r w:rsidRPr="001A601F">
              <w:rPr>
                <w:rFonts w:ascii="Calibri" w:eastAsia="Calibri" w:hAnsi="Calibri" w:cs="Calibri"/>
                <w:sz w:val="20"/>
                <w:szCs w:val="20"/>
              </w:rPr>
              <w:t>(Medellín):</w:t>
            </w:r>
            <w:r>
              <w:rPr>
                <w:rFonts w:ascii="Calibri" w:eastAsia="Calibri" w:hAnsi="Calibri" w:cs="Calibri"/>
                <w:sz w:val="20"/>
                <w:szCs w:val="20"/>
              </w:rPr>
              <w:t xml:space="preserve"> </w:t>
            </w:r>
            <w:r w:rsidRPr="001A601F">
              <w:rPr>
                <w:rFonts w:ascii="Calibri" w:eastAsia="Calibri" w:hAnsi="Calibri" w:cs="Calibri"/>
                <w:sz w:val="20"/>
                <w:szCs w:val="20"/>
              </w:rPr>
              <w:t>Medellín/Envigado/Itagüí/Sabaneta/Soacha/Chía/Cajicá/Cartagena</w:t>
            </w:r>
          </w:p>
          <w:p w14:paraId="2D7879EF" w14:textId="3993FEFD" w:rsidR="001A601F" w:rsidRP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0"/>
                <w:szCs w:val="20"/>
              </w:rPr>
            </w:pPr>
            <w:r>
              <w:rPr>
                <w:rFonts w:ascii="Calibri" w:eastAsia="Calibri" w:hAnsi="Calibri" w:cs="Calibri"/>
                <w:sz w:val="20"/>
                <w:szCs w:val="20"/>
              </w:rPr>
              <w:t xml:space="preserve">3. </w:t>
            </w:r>
            <w:r w:rsidRPr="001A601F">
              <w:rPr>
                <w:rFonts w:ascii="Calibri" w:eastAsia="Calibri" w:hAnsi="Calibri" w:cs="Calibri"/>
                <w:sz w:val="20"/>
                <w:szCs w:val="20"/>
              </w:rPr>
              <w:t>(Rionegro): Rionegro/Armenia/Cota/La Calera/Manizales</w:t>
            </w:r>
          </w:p>
          <w:p w14:paraId="0F9D4F89" w14:textId="77777777" w:rsid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p>
          <w:p w14:paraId="434D0D2D" w14:textId="03932C6E" w:rsid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401C357A" wp14:editId="5F75697E">
                  <wp:extent cx="1266092" cy="967154"/>
                  <wp:effectExtent l="0" t="0" r="4445" b="0"/>
                  <wp:docPr id="9041214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21451" name="Imagen 904121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1377" cy="994108"/>
                          </a:xfrm>
                          <a:prstGeom prst="rect">
                            <a:avLst/>
                          </a:prstGeom>
                        </pic:spPr>
                      </pic:pic>
                    </a:graphicData>
                  </a:graphic>
                </wp:inline>
              </w:drawing>
            </w:r>
          </w:p>
          <w:p w14:paraId="482DA0D9" w14:textId="77777777" w:rsidR="001A601F" w:rsidRDefault="001A601F">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p>
          <w:p w14:paraId="4A169596" w14:textId="77777777" w:rsidR="00F72471" w:rsidRDefault="00A93B56">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sz w:val="22"/>
                <w:szCs w:val="22"/>
              </w:rPr>
              <w:t>* Estos valores no incluyen IVA</w:t>
            </w:r>
          </w:p>
          <w:p w14:paraId="6F6983D7" w14:textId="7DFF5A06" w:rsidR="00A97F3E" w:rsidRDefault="00A97F3E">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p>
        </w:tc>
      </w:tr>
      <w:tr w:rsidR="00F72471" w14:paraId="03C41FB0" w14:textId="77777777">
        <w:trPr>
          <w:cantSplit/>
        </w:trPr>
        <w:tc>
          <w:tcPr>
            <w:tcW w:w="1845" w:type="dxa"/>
            <w:vMerge/>
          </w:tcPr>
          <w:p w14:paraId="4AB5DA48" w14:textId="77777777" w:rsidR="00F72471" w:rsidRDefault="00F72471">
            <w:pPr>
              <w:widowControl w:val="0"/>
              <w:pBdr>
                <w:top w:val="nil"/>
                <w:left w:val="nil"/>
                <w:bottom w:val="nil"/>
                <w:right w:val="nil"/>
                <w:between w:val="nil"/>
              </w:pBdr>
              <w:spacing w:after="0" w:line="276" w:lineRule="auto"/>
              <w:rPr>
                <w:rFonts w:ascii="Calibri" w:eastAsia="Calibri" w:hAnsi="Calibri" w:cs="Calibri"/>
                <w:sz w:val="22"/>
                <w:szCs w:val="22"/>
              </w:rPr>
            </w:pPr>
          </w:p>
        </w:tc>
        <w:tc>
          <w:tcPr>
            <w:tcW w:w="7215" w:type="dxa"/>
            <w:gridSpan w:val="7"/>
          </w:tcPr>
          <w:p w14:paraId="3D83C908" w14:textId="77777777" w:rsidR="00F72471" w:rsidRDefault="00A93B56">
            <w:pPr>
              <w:widowControl w:val="0"/>
              <w:spacing w:after="0" w:line="240" w:lineRule="auto"/>
              <w:ind w:right="87"/>
              <w:jc w:val="both"/>
              <w:rPr>
                <w:rFonts w:ascii="Calibri" w:eastAsia="Calibri" w:hAnsi="Calibri" w:cs="Calibri"/>
                <w:color w:val="000000"/>
                <w:sz w:val="22"/>
                <w:szCs w:val="22"/>
              </w:rPr>
            </w:pPr>
            <w:r>
              <w:rPr>
                <w:rFonts w:ascii="Calibri" w:eastAsia="Calibri" w:hAnsi="Calibri" w:cs="Calibri"/>
                <w:sz w:val="22"/>
                <w:szCs w:val="22"/>
              </w:rPr>
              <w:t xml:space="preserve">Cualquier modificación de las tarifas será notificada al Aliado Comercial con al menos treinta (30) días de antelación. Dicha notificación anticipada tiene por objeto permitir al Aliado Comercial adoptar las medidas que estime pertinentes, pero no le confiere la facultad de aceptar o rechazar dichos cambios. La decisión final sobre la modificación de estos valores corresponderá exclusivamente a Picker Express.  </w:t>
            </w:r>
          </w:p>
        </w:tc>
      </w:tr>
      <w:tr w:rsidR="00F72471" w14:paraId="78ACD26B" w14:textId="77777777" w:rsidTr="005A544C">
        <w:trPr>
          <w:cantSplit/>
          <w:trHeight w:val="158"/>
        </w:trPr>
        <w:tc>
          <w:tcPr>
            <w:tcW w:w="1845" w:type="dxa"/>
            <w:vMerge w:val="restart"/>
          </w:tcPr>
          <w:p w14:paraId="16004602" w14:textId="77777777" w:rsidR="00F72471" w:rsidRDefault="00F72471">
            <w:pPr>
              <w:widowControl w:val="0"/>
              <w:spacing w:after="0" w:line="240" w:lineRule="auto"/>
              <w:ind w:right="105"/>
              <w:jc w:val="both"/>
              <w:rPr>
                <w:rFonts w:ascii="Calibri" w:eastAsia="Calibri" w:hAnsi="Calibri" w:cs="Calibri"/>
                <w:b/>
                <w:bCs/>
                <w:sz w:val="22"/>
                <w:szCs w:val="22"/>
              </w:rPr>
            </w:pPr>
          </w:p>
          <w:p w14:paraId="238A6E81" w14:textId="77777777" w:rsidR="00F72471" w:rsidRDefault="00F72471">
            <w:pPr>
              <w:widowControl w:val="0"/>
              <w:spacing w:after="0" w:line="240" w:lineRule="auto"/>
              <w:ind w:right="105"/>
              <w:jc w:val="both"/>
              <w:rPr>
                <w:rFonts w:ascii="Calibri" w:eastAsia="Calibri" w:hAnsi="Calibri" w:cs="Calibri"/>
                <w:b/>
                <w:bCs/>
                <w:sz w:val="22"/>
                <w:szCs w:val="22"/>
              </w:rPr>
            </w:pPr>
          </w:p>
          <w:p w14:paraId="10BE120C" w14:textId="77777777" w:rsidR="00F72471" w:rsidRDefault="00A93B56">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Módulos:</w:t>
            </w:r>
          </w:p>
        </w:tc>
        <w:tc>
          <w:tcPr>
            <w:tcW w:w="1365" w:type="dxa"/>
          </w:tcPr>
          <w:p w14:paraId="66C71F43" w14:textId="77777777" w:rsidR="00F72471" w:rsidRDefault="00A93B56">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Plan Básico  </w:t>
            </w:r>
          </w:p>
        </w:tc>
        <w:tc>
          <w:tcPr>
            <w:tcW w:w="615" w:type="dxa"/>
          </w:tcPr>
          <w:p w14:paraId="0007436E" w14:textId="331E7852" w:rsidR="00F72471" w:rsidRDefault="00A93B56">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  </w:t>
            </w:r>
            <w:r w:rsidR="005A544C" w:rsidRPr="005A544C">
              <w:rPr>
                <w:rFonts w:ascii="Calibri" w:eastAsia="Calibri" w:hAnsi="Calibri" w:cs="Calibri"/>
                <w:b/>
                <w:bCs/>
                <w:sz w:val="22"/>
                <w:szCs w:val="22"/>
              </w:rPr>
              <w:t>X</w:t>
            </w:r>
            <w:r>
              <w:rPr>
                <w:rFonts w:ascii="Calibri" w:eastAsia="Calibri" w:hAnsi="Calibri" w:cs="Calibri"/>
                <w:b/>
                <w:bCs/>
                <w:sz w:val="22"/>
                <w:szCs w:val="22"/>
              </w:rPr>
              <w:t xml:space="preserve">             </w:t>
            </w:r>
          </w:p>
        </w:tc>
        <w:tc>
          <w:tcPr>
            <w:tcW w:w="1980" w:type="dxa"/>
          </w:tcPr>
          <w:p w14:paraId="31B290A1" w14:textId="77777777" w:rsidR="00F72471" w:rsidRDefault="00A93B56">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Shield</w:t>
            </w:r>
          </w:p>
        </w:tc>
        <w:tc>
          <w:tcPr>
            <w:tcW w:w="645" w:type="dxa"/>
          </w:tcPr>
          <w:p w14:paraId="2A6336C6"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2040" w:type="dxa"/>
            <w:gridSpan w:val="2"/>
          </w:tcPr>
          <w:p w14:paraId="3B391994" w14:textId="77777777" w:rsidR="00F72471" w:rsidRDefault="00A93B56">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Analytics</w:t>
            </w:r>
            <w:proofErr w:type="spellEnd"/>
          </w:p>
        </w:tc>
        <w:tc>
          <w:tcPr>
            <w:tcW w:w="570" w:type="dxa"/>
          </w:tcPr>
          <w:p w14:paraId="18971FD4" w14:textId="4CB5ED6F" w:rsidR="00F72471" w:rsidRPr="005A544C" w:rsidRDefault="005A544C">
            <w:pPr>
              <w:widowControl w:val="0"/>
              <w:spacing w:before="60" w:after="0" w:line="240" w:lineRule="auto"/>
              <w:ind w:right="87"/>
              <w:jc w:val="both"/>
              <w:rPr>
                <w:rFonts w:ascii="Calibri" w:eastAsia="Calibri" w:hAnsi="Calibri" w:cs="Calibri"/>
                <w:b/>
                <w:bCs/>
                <w:sz w:val="22"/>
                <w:szCs w:val="22"/>
              </w:rPr>
            </w:pPr>
            <w:r w:rsidRPr="005A544C">
              <w:rPr>
                <w:rFonts w:ascii="Calibri" w:eastAsia="Calibri" w:hAnsi="Calibri" w:cs="Calibri"/>
                <w:b/>
                <w:bCs/>
                <w:sz w:val="22"/>
                <w:szCs w:val="22"/>
              </w:rPr>
              <w:t>X</w:t>
            </w:r>
          </w:p>
        </w:tc>
      </w:tr>
      <w:tr w:rsidR="00F72471" w14:paraId="20B7ACCE" w14:textId="77777777">
        <w:trPr>
          <w:cantSplit/>
          <w:trHeight w:val="210"/>
        </w:trPr>
        <w:tc>
          <w:tcPr>
            <w:tcW w:w="1845" w:type="dxa"/>
            <w:vMerge/>
          </w:tcPr>
          <w:p w14:paraId="19113AE0"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1365" w:type="dxa"/>
          </w:tcPr>
          <w:p w14:paraId="450C5B59" w14:textId="77777777" w:rsidR="00F72471" w:rsidRDefault="00A93B56">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MyFleet</w:t>
            </w:r>
            <w:proofErr w:type="spellEnd"/>
          </w:p>
        </w:tc>
        <w:tc>
          <w:tcPr>
            <w:tcW w:w="615" w:type="dxa"/>
          </w:tcPr>
          <w:p w14:paraId="0619331D" w14:textId="4ED7427C" w:rsidR="00F72471" w:rsidRDefault="005A544C">
            <w:pPr>
              <w:widowControl w:val="0"/>
              <w:spacing w:before="60" w:after="0" w:line="240" w:lineRule="auto"/>
              <w:ind w:right="87"/>
              <w:jc w:val="both"/>
              <w:rPr>
                <w:rFonts w:ascii="Calibri" w:eastAsia="Calibri" w:hAnsi="Calibri" w:cs="Calibri"/>
                <w:b/>
                <w:bCs/>
                <w:sz w:val="22"/>
                <w:szCs w:val="22"/>
              </w:rPr>
            </w:pPr>
            <w:r w:rsidRPr="005A544C">
              <w:rPr>
                <w:rFonts w:ascii="Calibri" w:eastAsia="Calibri" w:hAnsi="Calibri" w:cs="Calibri"/>
                <w:b/>
                <w:bCs/>
                <w:sz w:val="22"/>
                <w:szCs w:val="22"/>
              </w:rPr>
              <w:t>X</w:t>
            </w:r>
          </w:p>
        </w:tc>
        <w:tc>
          <w:tcPr>
            <w:tcW w:w="1980" w:type="dxa"/>
          </w:tcPr>
          <w:p w14:paraId="0FCA817B" w14:textId="77777777" w:rsidR="00F72471" w:rsidRDefault="00A93B56">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Payments</w:t>
            </w:r>
            <w:proofErr w:type="spellEnd"/>
          </w:p>
        </w:tc>
        <w:tc>
          <w:tcPr>
            <w:tcW w:w="645" w:type="dxa"/>
          </w:tcPr>
          <w:p w14:paraId="66D60A06" w14:textId="1CC43B64" w:rsidR="00F72471" w:rsidRDefault="005A544C">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X</w:t>
            </w:r>
          </w:p>
        </w:tc>
        <w:tc>
          <w:tcPr>
            <w:tcW w:w="2040" w:type="dxa"/>
            <w:gridSpan w:val="2"/>
          </w:tcPr>
          <w:p w14:paraId="3C4B66D1" w14:textId="77777777" w:rsidR="00F72471" w:rsidRDefault="00A93B56">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Customer</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Support</w:t>
            </w:r>
            <w:proofErr w:type="spellEnd"/>
          </w:p>
        </w:tc>
        <w:tc>
          <w:tcPr>
            <w:tcW w:w="570" w:type="dxa"/>
          </w:tcPr>
          <w:p w14:paraId="33B42336" w14:textId="4E1F8727" w:rsidR="00F72471" w:rsidRDefault="005A544C">
            <w:pPr>
              <w:widowControl w:val="0"/>
              <w:spacing w:before="60" w:after="0" w:line="240" w:lineRule="auto"/>
              <w:ind w:right="87"/>
              <w:jc w:val="both"/>
              <w:rPr>
                <w:rFonts w:ascii="Calibri" w:eastAsia="Calibri" w:hAnsi="Calibri" w:cs="Calibri"/>
                <w:sz w:val="22"/>
                <w:szCs w:val="22"/>
              </w:rPr>
            </w:pPr>
            <w:r w:rsidRPr="005A544C">
              <w:rPr>
                <w:rFonts w:ascii="Calibri" w:eastAsia="Calibri" w:hAnsi="Calibri" w:cs="Calibri"/>
                <w:b/>
                <w:bCs/>
                <w:sz w:val="22"/>
                <w:szCs w:val="22"/>
              </w:rPr>
              <w:t>X</w:t>
            </w:r>
          </w:p>
        </w:tc>
      </w:tr>
      <w:tr w:rsidR="00F72471" w14:paraId="2F0A478B" w14:textId="77777777">
        <w:trPr>
          <w:cantSplit/>
          <w:trHeight w:val="220"/>
        </w:trPr>
        <w:tc>
          <w:tcPr>
            <w:tcW w:w="1845" w:type="dxa"/>
            <w:vMerge w:val="restart"/>
          </w:tcPr>
          <w:p w14:paraId="416D1AAD" w14:textId="77777777" w:rsidR="00F72471" w:rsidRDefault="00F72471">
            <w:pPr>
              <w:widowControl w:val="0"/>
              <w:spacing w:after="0" w:line="240" w:lineRule="auto"/>
              <w:ind w:right="105"/>
              <w:jc w:val="both"/>
              <w:rPr>
                <w:rFonts w:ascii="Calibri" w:eastAsia="Calibri" w:hAnsi="Calibri" w:cs="Calibri"/>
                <w:sz w:val="22"/>
                <w:szCs w:val="22"/>
              </w:rPr>
            </w:pPr>
          </w:p>
          <w:p w14:paraId="11A52F66" w14:textId="77777777" w:rsidR="00F72471" w:rsidRDefault="00F72471">
            <w:pPr>
              <w:widowControl w:val="0"/>
              <w:spacing w:after="0" w:line="240" w:lineRule="auto"/>
              <w:ind w:right="105"/>
              <w:rPr>
                <w:rFonts w:ascii="Calibri" w:eastAsia="Calibri" w:hAnsi="Calibri" w:cs="Calibri"/>
                <w:sz w:val="22"/>
                <w:szCs w:val="22"/>
              </w:rPr>
            </w:pPr>
          </w:p>
          <w:p w14:paraId="091819A6" w14:textId="77777777" w:rsidR="00F72471" w:rsidRDefault="00A93B56">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Tasa de Servicio:</w:t>
            </w:r>
          </w:p>
        </w:tc>
        <w:tc>
          <w:tcPr>
            <w:tcW w:w="7215" w:type="dxa"/>
            <w:gridSpan w:val="7"/>
          </w:tcPr>
          <w:p w14:paraId="7C9CB49E" w14:textId="77777777"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r>
              <w:rPr>
                <w:rFonts w:ascii="Calibri" w:eastAsia="Calibri" w:hAnsi="Calibri" w:cs="Calibri"/>
                <w:sz w:val="22"/>
                <w:szCs w:val="22"/>
              </w:rPr>
              <w:t xml:space="preserve">Estará compuesta por múltiples componentes que varían de acuerdo al </w:t>
            </w:r>
            <w:r>
              <w:rPr>
                <w:rFonts w:ascii="Calibri" w:eastAsia="Calibri" w:hAnsi="Calibri" w:cs="Calibri"/>
                <w:b/>
                <w:bCs/>
                <w:sz w:val="22"/>
                <w:szCs w:val="22"/>
              </w:rPr>
              <w:t>Plan, Cantidad de Locales y Módulos</w:t>
            </w:r>
            <w:r>
              <w:rPr>
                <w:rFonts w:ascii="Calibri" w:eastAsia="Calibri" w:hAnsi="Calibri" w:cs="Calibri"/>
                <w:sz w:val="22"/>
                <w:szCs w:val="22"/>
              </w:rPr>
              <w:t xml:space="preserve"> que acepte el </w:t>
            </w:r>
            <w:r>
              <w:rPr>
                <w:rFonts w:ascii="Calibri" w:eastAsia="Calibri" w:hAnsi="Calibri" w:cs="Calibri"/>
                <w:b/>
                <w:bCs/>
                <w:sz w:val="22"/>
                <w:szCs w:val="22"/>
              </w:rPr>
              <w:t>Aliado Comercial.</w:t>
            </w:r>
          </w:p>
          <w:p w14:paraId="22C9FDE6" w14:textId="77777777" w:rsidR="00F72471" w:rsidRDefault="00F72471">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p>
          <w:p w14:paraId="3A1E14A1" w14:textId="77777777"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El valor exacto de la </w:t>
            </w:r>
            <w:r>
              <w:rPr>
                <w:rFonts w:ascii="Calibri" w:eastAsia="Calibri" w:hAnsi="Calibri" w:cs="Calibri"/>
                <w:b/>
                <w:bCs/>
                <w:sz w:val="22"/>
                <w:szCs w:val="22"/>
              </w:rPr>
              <w:t>Tasa de Servicio</w:t>
            </w:r>
            <w:r>
              <w:rPr>
                <w:rFonts w:ascii="Calibri" w:eastAsia="Calibri" w:hAnsi="Calibri" w:cs="Calibri"/>
                <w:sz w:val="22"/>
                <w:szCs w:val="22"/>
              </w:rPr>
              <w:t xml:space="preserve"> que será cobrado por </w:t>
            </w:r>
            <w:r>
              <w:rPr>
                <w:rFonts w:ascii="Calibri" w:eastAsia="Calibri" w:hAnsi="Calibri" w:cs="Calibri"/>
                <w:b/>
                <w:bCs/>
                <w:sz w:val="22"/>
                <w:szCs w:val="22"/>
              </w:rPr>
              <w:t>Picker Express</w:t>
            </w:r>
            <w:r>
              <w:rPr>
                <w:rFonts w:ascii="Calibri" w:eastAsia="Calibri" w:hAnsi="Calibri" w:cs="Calibri"/>
                <w:sz w:val="22"/>
                <w:szCs w:val="22"/>
              </w:rPr>
              <w:t xml:space="preserve"> se comunicará y facturará al </w:t>
            </w:r>
            <w:r>
              <w:rPr>
                <w:rFonts w:ascii="Calibri" w:eastAsia="Calibri" w:hAnsi="Calibri" w:cs="Calibri"/>
                <w:b/>
                <w:bCs/>
                <w:sz w:val="22"/>
                <w:szCs w:val="22"/>
              </w:rPr>
              <w:t xml:space="preserve">Aliado </w:t>
            </w:r>
            <w:proofErr w:type="gramStart"/>
            <w:r>
              <w:rPr>
                <w:rFonts w:ascii="Calibri" w:eastAsia="Calibri" w:hAnsi="Calibri" w:cs="Calibri"/>
                <w:b/>
                <w:bCs/>
                <w:sz w:val="22"/>
                <w:szCs w:val="22"/>
              </w:rPr>
              <w:t xml:space="preserve">Comercial </w:t>
            </w:r>
            <w:r>
              <w:rPr>
                <w:rFonts w:ascii="Calibri" w:eastAsia="Calibri" w:hAnsi="Calibri" w:cs="Calibri"/>
                <w:sz w:val="22"/>
                <w:szCs w:val="22"/>
              </w:rPr>
              <w:t xml:space="preserve"> de</w:t>
            </w:r>
            <w:proofErr w:type="gramEnd"/>
            <w:r>
              <w:rPr>
                <w:rFonts w:ascii="Calibri" w:eastAsia="Calibri" w:hAnsi="Calibri" w:cs="Calibri"/>
                <w:sz w:val="22"/>
                <w:szCs w:val="22"/>
              </w:rPr>
              <w:t xml:space="preserve"> forma mensual.</w:t>
            </w:r>
          </w:p>
        </w:tc>
      </w:tr>
      <w:tr w:rsidR="00F72471" w14:paraId="2A8C77BD" w14:textId="77777777">
        <w:trPr>
          <w:cantSplit/>
          <w:trHeight w:val="220"/>
        </w:trPr>
        <w:tc>
          <w:tcPr>
            <w:tcW w:w="1845" w:type="dxa"/>
            <w:vMerge/>
          </w:tcPr>
          <w:p w14:paraId="38677E48" w14:textId="77777777" w:rsidR="00F72471" w:rsidRDefault="00F72471">
            <w:pPr>
              <w:widowControl w:val="0"/>
              <w:spacing w:after="0" w:line="240" w:lineRule="auto"/>
              <w:ind w:right="105"/>
              <w:jc w:val="center"/>
              <w:rPr>
                <w:rFonts w:ascii="Calibri" w:eastAsia="Calibri" w:hAnsi="Calibri" w:cs="Calibri"/>
                <w:sz w:val="22"/>
                <w:szCs w:val="22"/>
              </w:rPr>
            </w:pPr>
          </w:p>
        </w:tc>
        <w:tc>
          <w:tcPr>
            <w:tcW w:w="3960" w:type="dxa"/>
            <w:gridSpan w:val="3"/>
          </w:tcPr>
          <w:p w14:paraId="75646160" w14:textId="77777777"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Fee Mensual por sucursal contratada:</w:t>
            </w:r>
          </w:p>
        </w:tc>
        <w:tc>
          <w:tcPr>
            <w:tcW w:w="3255" w:type="dxa"/>
            <w:gridSpan w:val="4"/>
          </w:tcPr>
          <w:p w14:paraId="26F89C2F" w14:textId="4BA5563B" w:rsidR="00F72471" w:rsidRPr="001A601F" w:rsidRDefault="00A93B56">
            <w:pPr>
              <w:widowControl w:val="0"/>
              <w:spacing w:after="0" w:line="240" w:lineRule="auto"/>
              <w:ind w:right="105"/>
              <w:jc w:val="both"/>
              <w:rPr>
                <w:rFonts w:ascii="Calibri" w:eastAsia="Calibri" w:hAnsi="Calibri" w:cs="Calibri"/>
                <w:b/>
                <w:bCs/>
                <w:color w:val="000000"/>
                <w:sz w:val="22"/>
                <w:szCs w:val="22"/>
              </w:rPr>
            </w:pPr>
            <w:r w:rsidRPr="001A601F">
              <w:rPr>
                <w:rFonts w:ascii="Calibri" w:eastAsia="Calibri" w:hAnsi="Calibri" w:cs="Calibri"/>
                <w:b/>
                <w:bCs/>
                <w:sz w:val="22"/>
                <w:szCs w:val="22"/>
              </w:rPr>
              <w:t>$</w:t>
            </w:r>
            <w:r w:rsidR="00E66A88" w:rsidRPr="001A601F">
              <w:rPr>
                <w:rFonts w:ascii="Calibri" w:eastAsia="Calibri" w:hAnsi="Calibri" w:cs="Calibri"/>
                <w:b/>
                <w:bCs/>
                <w:sz w:val="22"/>
                <w:szCs w:val="22"/>
              </w:rPr>
              <w:t>0 COP</w:t>
            </w:r>
            <w:r w:rsidRPr="001A601F">
              <w:rPr>
                <w:rFonts w:ascii="Calibri" w:eastAsia="Calibri" w:hAnsi="Calibri" w:cs="Calibri"/>
                <w:b/>
                <w:bCs/>
                <w:sz w:val="22"/>
                <w:szCs w:val="22"/>
              </w:rPr>
              <w:t xml:space="preserve"> + IVA </w:t>
            </w:r>
          </w:p>
        </w:tc>
      </w:tr>
      <w:tr w:rsidR="00F72471" w14:paraId="3A8A17C1" w14:textId="77777777">
        <w:trPr>
          <w:cantSplit/>
          <w:trHeight w:val="298"/>
        </w:trPr>
        <w:tc>
          <w:tcPr>
            <w:tcW w:w="1845" w:type="dxa"/>
            <w:vMerge/>
          </w:tcPr>
          <w:p w14:paraId="69DA5E2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795A1B56" w14:textId="722AD015"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Fee </w:t>
            </w:r>
            <w:r w:rsidR="00D41520">
              <w:rPr>
                <w:rFonts w:ascii="Calibri" w:eastAsia="Calibri" w:hAnsi="Calibri" w:cs="Calibri"/>
                <w:b/>
                <w:bCs/>
                <w:color w:val="000000"/>
                <w:sz w:val="22"/>
                <w:szCs w:val="22"/>
              </w:rPr>
              <w:t>de Orquestación</w:t>
            </w:r>
            <w:r>
              <w:rPr>
                <w:rFonts w:ascii="Calibri" w:eastAsia="Calibri" w:hAnsi="Calibri" w:cs="Calibri"/>
                <w:b/>
                <w:bCs/>
                <w:color w:val="000000"/>
                <w:sz w:val="22"/>
                <w:szCs w:val="22"/>
              </w:rPr>
              <w:t xml:space="preserve">: </w:t>
            </w:r>
          </w:p>
        </w:tc>
        <w:tc>
          <w:tcPr>
            <w:tcW w:w="3255" w:type="dxa"/>
            <w:gridSpan w:val="4"/>
          </w:tcPr>
          <w:p w14:paraId="10D79C0B" w14:textId="00BD6EF0" w:rsidR="00F72471" w:rsidRPr="001A601F" w:rsidRDefault="00A93B56">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highlight w:val="yellow"/>
              </w:rPr>
            </w:pPr>
            <w:r w:rsidRPr="001A601F">
              <w:rPr>
                <w:rFonts w:ascii="Calibri" w:eastAsia="Calibri" w:hAnsi="Calibri" w:cs="Calibri"/>
                <w:b/>
                <w:bCs/>
                <w:color w:val="000000"/>
                <w:sz w:val="22"/>
                <w:szCs w:val="22"/>
              </w:rPr>
              <w:t>$</w:t>
            </w:r>
            <w:r w:rsidR="005A544C" w:rsidRPr="001A601F">
              <w:rPr>
                <w:rFonts w:ascii="Calibri" w:eastAsia="Calibri" w:hAnsi="Calibri" w:cs="Calibri"/>
                <w:b/>
                <w:bCs/>
                <w:color w:val="000000"/>
                <w:sz w:val="22"/>
                <w:szCs w:val="22"/>
              </w:rPr>
              <w:t>850</w:t>
            </w:r>
            <w:r w:rsidR="00E66A88" w:rsidRPr="001A601F">
              <w:rPr>
                <w:rFonts w:ascii="Calibri" w:eastAsia="Calibri" w:hAnsi="Calibri" w:cs="Calibri"/>
                <w:b/>
                <w:bCs/>
                <w:color w:val="000000"/>
                <w:sz w:val="22"/>
                <w:szCs w:val="22"/>
              </w:rPr>
              <w:t xml:space="preserve"> COP</w:t>
            </w:r>
            <w:r w:rsidRPr="001A601F">
              <w:rPr>
                <w:rFonts w:ascii="Calibri" w:eastAsia="Calibri" w:hAnsi="Calibri" w:cs="Calibri"/>
                <w:b/>
                <w:bCs/>
                <w:color w:val="000000"/>
                <w:sz w:val="22"/>
                <w:szCs w:val="22"/>
              </w:rPr>
              <w:t xml:space="preserve"> + IVA por envío.</w:t>
            </w:r>
          </w:p>
        </w:tc>
      </w:tr>
      <w:tr w:rsidR="00D41520" w14:paraId="05EFF1CE" w14:textId="77777777">
        <w:trPr>
          <w:cantSplit/>
          <w:trHeight w:val="298"/>
        </w:trPr>
        <w:tc>
          <w:tcPr>
            <w:tcW w:w="1845" w:type="dxa"/>
            <w:vMerge/>
          </w:tcPr>
          <w:p w14:paraId="67A01CE4" w14:textId="77777777" w:rsidR="00D41520" w:rsidRDefault="00D41520">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04813E9C" w14:textId="62A76ACC" w:rsidR="00D41520" w:rsidRDefault="00D4152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Comisión por recaudo en efectivo:</w:t>
            </w:r>
          </w:p>
        </w:tc>
        <w:tc>
          <w:tcPr>
            <w:tcW w:w="3255" w:type="dxa"/>
            <w:gridSpan w:val="4"/>
          </w:tcPr>
          <w:p w14:paraId="6D4B89BC" w14:textId="18CF3D1D" w:rsidR="00D41520" w:rsidRPr="001A601F" w:rsidRDefault="00D4152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3.5% + IVA del valor del artículo del envío cobrado en efectivo</w:t>
            </w:r>
          </w:p>
        </w:tc>
      </w:tr>
      <w:tr w:rsidR="00F72471" w14:paraId="229D5071" w14:textId="77777777">
        <w:trPr>
          <w:cantSplit/>
          <w:trHeight w:val="465"/>
        </w:trPr>
        <w:tc>
          <w:tcPr>
            <w:tcW w:w="1845" w:type="dxa"/>
            <w:vMerge/>
          </w:tcPr>
          <w:p w14:paraId="5EBE251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7215" w:type="dxa"/>
            <w:gridSpan w:val="7"/>
          </w:tcPr>
          <w:p w14:paraId="3FA11B33" w14:textId="09B8C0AC" w:rsidR="00F72471" w:rsidRDefault="00A93B56">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 xml:space="preserve">En caso de agregar más </w:t>
            </w:r>
            <w:r>
              <w:rPr>
                <w:rFonts w:ascii="Calibri" w:eastAsia="Calibri" w:hAnsi="Calibri" w:cs="Calibri"/>
                <w:b/>
                <w:bCs/>
                <w:color w:val="000000"/>
                <w:sz w:val="22"/>
                <w:szCs w:val="22"/>
              </w:rPr>
              <w:t>Locales</w:t>
            </w:r>
            <w:r>
              <w:rPr>
                <w:rFonts w:ascii="Calibri" w:eastAsia="Calibri" w:hAnsi="Calibri" w:cs="Calibri"/>
                <w:color w:val="000000"/>
                <w:sz w:val="22"/>
                <w:szCs w:val="22"/>
              </w:rPr>
              <w:t xml:space="preserve"> se cobrará el valor proporcional correspondiente al </w:t>
            </w:r>
            <w:r>
              <w:rPr>
                <w:rFonts w:ascii="Calibri" w:eastAsia="Calibri" w:hAnsi="Calibri" w:cs="Calibri"/>
                <w:sz w:val="22"/>
                <w:szCs w:val="22"/>
              </w:rPr>
              <w:t xml:space="preserve">fee mensual </w:t>
            </w:r>
            <w:r w:rsidR="00E66A88">
              <w:rPr>
                <w:rFonts w:ascii="Calibri" w:eastAsia="Calibri" w:hAnsi="Calibri" w:cs="Calibri"/>
                <w:sz w:val="22"/>
                <w:szCs w:val="22"/>
              </w:rPr>
              <w:t xml:space="preserve">por </w:t>
            </w:r>
            <w:proofErr w:type="gramStart"/>
            <w:r w:rsidR="00E66A88">
              <w:rPr>
                <w:rFonts w:ascii="Calibri" w:eastAsia="Calibri" w:hAnsi="Calibri" w:cs="Calibri"/>
                <w:sz w:val="22"/>
                <w:szCs w:val="22"/>
              </w:rPr>
              <w:t>sucursal</w:t>
            </w:r>
            <w:r>
              <w:rPr>
                <w:rFonts w:ascii="Calibri" w:eastAsia="Calibri" w:hAnsi="Calibri" w:cs="Calibri"/>
                <w:sz w:val="22"/>
                <w:szCs w:val="22"/>
              </w:rPr>
              <w:t xml:space="preserve">  contratada</w:t>
            </w:r>
            <w:proofErr w:type="gramEnd"/>
          </w:p>
        </w:tc>
      </w:tr>
      <w:tr w:rsidR="007B0818" w14:paraId="47B51E45" w14:textId="77777777">
        <w:trPr>
          <w:trHeight w:val="210"/>
        </w:trPr>
        <w:tc>
          <w:tcPr>
            <w:tcW w:w="1845" w:type="dxa"/>
          </w:tcPr>
          <w:p w14:paraId="466F4BDF" w14:textId="539AF865" w:rsidR="007B0818" w:rsidRPr="007B0818" w:rsidRDefault="007B0818">
            <w:pPr>
              <w:widowControl w:val="0"/>
              <w:spacing w:after="0" w:line="240" w:lineRule="auto"/>
              <w:rPr>
                <w:rFonts w:asciiTheme="majorHAnsi" w:eastAsia="Calibri" w:hAnsiTheme="majorHAnsi" w:cstheme="majorHAnsi"/>
                <w:sz w:val="22"/>
                <w:szCs w:val="22"/>
              </w:rPr>
            </w:pPr>
            <w:r w:rsidRPr="007B0818">
              <w:rPr>
                <w:rStyle w:val="Fuerte"/>
                <w:rFonts w:asciiTheme="majorHAnsi" w:hAnsiTheme="majorHAnsi" w:cstheme="majorHAnsi"/>
                <w:sz w:val="22"/>
                <w:szCs w:val="22"/>
              </w:rPr>
              <w:t>Custodia del Producto</w:t>
            </w:r>
          </w:p>
        </w:tc>
        <w:tc>
          <w:tcPr>
            <w:tcW w:w="7215" w:type="dxa"/>
            <w:gridSpan w:val="7"/>
          </w:tcPr>
          <w:p w14:paraId="36BE905D" w14:textId="33C9B571" w:rsidR="007B0818" w:rsidRPr="00302DA1" w:rsidRDefault="00302DA1">
            <w:pPr>
              <w:spacing w:after="0" w:line="240" w:lineRule="auto"/>
              <w:jc w:val="both"/>
              <w:rPr>
                <w:rFonts w:asciiTheme="majorHAnsi" w:eastAsia="Calibri" w:hAnsiTheme="majorHAnsi" w:cstheme="majorHAnsi"/>
                <w:b/>
                <w:bCs/>
                <w:sz w:val="22"/>
                <w:szCs w:val="22"/>
              </w:rPr>
            </w:pPr>
            <w:r w:rsidRPr="00302DA1">
              <w:rPr>
                <w:rFonts w:asciiTheme="majorHAnsi" w:hAnsiTheme="majorHAnsi" w:cstheme="majorHAnsi"/>
                <w:sz w:val="22"/>
                <w:szCs w:val="22"/>
              </w:rPr>
              <w:t xml:space="preserve">El Aliado Comercial será responsable de la correcta preparación, empaque y entrega del pedido al tercero encargado de realizar la entrega, una vez éste se presente a recogerlo conforme a la orden gestionada a través de la Plataforma. Desde ese momento, la custodia física del producto corresponderá al tercero encargado de la ejecución material del servicio de entrega. Picker Express actúa </w:t>
            </w:r>
            <w:r w:rsidRPr="00302DA1">
              <w:rPr>
                <w:rFonts w:asciiTheme="majorHAnsi" w:hAnsiTheme="majorHAnsi" w:cstheme="majorHAnsi"/>
                <w:sz w:val="22"/>
                <w:szCs w:val="22"/>
              </w:rPr>
              <w:lastRenderedPageBreak/>
              <w:t>exclusivamente como plataforma tecnológica de orquestación logística y, en tal calidad, no asume la custodia física de los productos transportados.</w:t>
            </w:r>
          </w:p>
        </w:tc>
      </w:tr>
      <w:tr w:rsidR="00F72471" w14:paraId="575D229F" w14:textId="77777777">
        <w:trPr>
          <w:trHeight w:val="210"/>
        </w:trPr>
        <w:tc>
          <w:tcPr>
            <w:tcW w:w="1845" w:type="dxa"/>
            <w:vMerge w:val="restart"/>
          </w:tcPr>
          <w:p w14:paraId="0823BB86" w14:textId="77777777" w:rsidR="00F72471" w:rsidRDefault="00F72471">
            <w:pPr>
              <w:widowControl w:val="0"/>
              <w:spacing w:after="0" w:line="240" w:lineRule="auto"/>
              <w:rPr>
                <w:rFonts w:ascii="Calibri" w:eastAsia="Calibri" w:hAnsi="Calibri" w:cs="Calibri"/>
                <w:sz w:val="22"/>
                <w:szCs w:val="22"/>
                <w:highlight w:val="white"/>
              </w:rPr>
            </w:pPr>
          </w:p>
          <w:p w14:paraId="5DDDA732" w14:textId="77777777" w:rsidR="00F72471" w:rsidRDefault="00F72471">
            <w:pPr>
              <w:widowControl w:val="0"/>
              <w:spacing w:after="0" w:line="240" w:lineRule="auto"/>
              <w:rPr>
                <w:rFonts w:ascii="Calibri" w:eastAsia="Calibri" w:hAnsi="Calibri" w:cs="Calibri"/>
                <w:sz w:val="22"/>
                <w:szCs w:val="22"/>
                <w:highlight w:val="white"/>
              </w:rPr>
            </w:pPr>
          </w:p>
          <w:p w14:paraId="1B6406C1" w14:textId="77777777" w:rsidR="00F72471" w:rsidRDefault="00F72471">
            <w:pPr>
              <w:widowControl w:val="0"/>
              <w:spacing w:after="0" w:line="240" w:lineRule="auto"/>
              <w:ind w:right="105"/>
              <w:jc w:val="center"/>
              <w:rPr>
                <w:rFonts w:ascii="Calibri" w:eastAsia="Calibri" w:hAnsi="Calibri" w:cs="Calibri"/>
                <w:sz w:val="22"/>
                <w:szCs w:val="22"/>
                <w:highlight w:val="white"/>
              </w:rPr>
            </w:pPr>
          </w:p>
          <w:p w14:paraId="6763C891" w14:textId="77777777" w:rsidR="00F72471" w:rsidRDefault="00F72471">
            <w:pPr>
              <w:spacing w:after="0" w:line="240" w:lineRule="auto"/>
              <w:rPr>
                <w:rFonts w:ascii="Calibri" w:eastAsia="Calibri" w:hAnsi="Calibri" w:cs="Calibri"/>
                <w:sz w:val="22"/>
                <w:szCs w:val="22"/>
                <w:highlight w:val="white"/>
              </w:rPr>
            </w:pPr>
          </w:p>
          <w:p w14:paraId="7A125430" w14:textId="77777777" w:rsidR="00F72471" w:rsidRDefault="00F72471">
            <w:pPr>
              <w:spacing w:after="0" w:line="240" w:lineRule="auto"/>
              <w:rPr>
                <w:rFonts w:ascii="Calibri" w:eastAsia="Calibri" w:hAnsi="Calibri" w:cs="Calibri"/>
                <w:sz w:val="22"/>
                <w:szCs w:val="22"/>
                <w:highlight w:val="white"/>
              </w:rPr>
            </w:pPr>
          </w:p>
          <w:p w14:paraId="2C34BCC2" w14:textId="77777777" w:rsidR="00F72471" w:rsidRDefault="00A93B56">
            <w:pPr>
              <w:spacing w:after="0" w:line="240" w:lineRule="auto"/>
              <w:jc w:val="center"/>
              <w:rPr>
                <w:rFonts w:ascii="Calibri" w:eastAsia="Calibri" w:hAnsi="Calibri" w:cs="Calibri"/>
                <w:sz w:val="22"/>
                <w:szCs w:val="22"/>
                <w:highlight w:val="white"/>
              </w:rPr>
            </w:pPr>
            <w:r>
              <w:rPr>
                <w:rFonts w:ascii="Calibri" w:eastAsia="Calibri" w:hAnsi="Calibri" w:cs="Calibri"/>
                <w:b/>
                <w:bCs/>
                <w:sz w:val="22"/>
                <w:szCs w:val="22"/>
                <w:highlight w:val="white"/>
              </w:rPr>
              <w:t>Penalidades:</w:t>
            </w:r>
          </w:p>
        </w:tc>
        <w:tc>
          <w:tcPr>
            <w:tcW w:w="7215" w:type="dxa"/>
            <w:gridSpan w:val="7"/>
          </w:tcPr>
          <w:p w14:paraId="7E3A3A1C" w14:textId="77777777" w:rsidR="00F72471" w:rsidRDefault="00A93B56">
            <w:pPr>
              <w:spacing w:after="0" w:line="240" w:lineRule="auto"/>
              <w:jc w:val="both"/>
              <w:rPr>
                <w:rFonts w:ascii="Calibri" w:eastAsia="Calibri" w:hAnsi="Calibri" w:cs="Calibri"/>
                <w:sz w:val="22"/>
                <w:szCs w:val="22"/>
              </w:rPr>
            </w:pPr>
            <w:r>
              <w:rPr>
                <w:rFonts w:ascii="Calibri" w:eastAsia="Calibri" w:hAnsi="Calibri" w:cs="Calibri"/>
                <w:b/>
                <w:bCs/>
                <w:sz w:val="22"/>
                <w:szCs w:val="22"/>
              </w:rPr>
              <w:t>Picker Express</w:t>
            </w:r>
            <w:r>
              <w:rPr>
                <w:rFonts w:ascii="Calibri" w:eastAsia="Calibri" w:hAnsi="Calibri" w:cs="Calibri"/>
                <w:sz w:val="22"/>
                <w:szCs w:val="22"/>
              </w:rPr>
              <w:t xml:space="preserve"> establece penalidades por </w:t>
            </w:r>
            <w:r>
              <w:rPr>
                <w:rFonts w:ascii="Calibri" w:eastAsia="Calibri" w:hAnsi="Calibri" w:cs="Calibri"/>
                <w:b/>
                <w:bCs/>
                <w:sz w:val="22"/>
                <w:szCs w:val="22"/>
              </w:rPr>
              <w:t>Cancelaciones, Liberaciones, Retornos, Tiempos de Demora y No declaración del valor del producto transportado por el repartidor independiente</w:t>
            </w:r>
            <w:r>
              <w:rPr>
                <w:rFonts w:ascii="Calibri" w:eastAsia="Calibri" w:hAnsi="Calibri" w:cs="Calibri"/>
                <w:sz w:val="22"/>
                <w:szCs w:val="22"/>
              </w:rPr>
              <w:t xml:space="preserve">; las cuales están descritas en los </w:t>
            </w:r>
            <w:r>
              <w:rPr>
                <w:rFonts w:ascii="Calibri" w:eastAsia="Calibri" w:hAnsi="Calibri" w:cs="Calibri"/>
                <w:b/>
                <w:bCs/>
                <w:sz w:val="22"/>
                <w:szCs w:val="22"/>
              </w:rPr>
              <w:t xml:space="preserve">Términos y Condiciones Generales </w:t>
            </w:r>
            <w:r>
              <w:rPr>
                <w:rFonts w:ascii="Calibri" w:eastAsia="Calibri" w:hAnsi="Calibri" w:cs="Calibri"/>
                <w:sz w:val="22"/>
                <w:szCs w:val="22"/>
              </w:rPr>
              <w:t>y a continuación:</w:t>
            </w:r>
          </w:p>
          <w:p w14:paraId="1AD449FF" w14:textId="77777777" w:rsidR="00F72471" w:rsidRDefault="00A93B56">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Cancelaciones:</w:t>
            </w:r>
            <w:r>
              <w:rPr>
                <w:rFonts w:ascii="Calibri" w:eastAsia="Calibri" w:hAnsi="Calibri" w:cs="Calibri"/>
                <w:sz w:val="22"/>
                <w:szCs w:val="22"/>
              </w:rPr>
              <w:t xml:space="preserve"> Para efectos del presente Contrato, las cancelaciones se entenderán como la interrupción de una orden solicitada por el </w:t>
            </w:r>
            <w:r>
              <w:rPr>
                <w:rFonts w:ascii="Calibri" w:eastAsia="Calibri" w:hAnsi="Calibri" w:cs="Calibri"/>
                <w:b/>
                <w:bCs/>
                <w:sz w:val="22"/>
                <w:szCs w:val="22"/>
              </w:rPr>
              <w:t>Aliado Comercia</w:t>
            </w:r>
            <w:r>
              <w:rPr>
                <w:rFonts w:ascii="Calibri" w:eastAsia="Calibri" w:hAnsi="Calibri" w:cs="Calibri"/>
                <w:sz w:val="22"/>
                <w:szCs w:val="22"/>
              </w:rPr>
              <w:t xml:space="preserve">l antes de su finalización, y se aplicarán las siguientes reglas (descritas también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5D277EFF" w14:textId="77777777" w:rsidR="00F72471" w:rsidRDefault="00A93B56">
            <w:pPr>
              <w:numPr>
                <w:ilvl w:val="0"/>
                <w:numId w:val="1"/>
              </w:numPr>
              <w:spacing w:before="240"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antes de que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haya iniciado su atención, no se aplicará penalidad alguna.</w:t>
            </w:r>
          </w:p>
          <w:p w14:paraId="4F3FE1CA" w14:textId="77777777" w:rsidR="00F72471" w:rsidRDefault="00A93B56">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desde el momento en que un repartidor independiente, de una compañía tercera, ha comenzado a atender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 hasta antes de llegar al punto de recogida, se aplicará una penalidad equivalente al 50% del valor de la Tasa de Entrega.</w:t>
            </w:r>
          </w:p>
          <w:p w14:paraId="60C5E476" w14:textId="77777777" w:rsidR="00F72471" w:rsidRDefault="00A93B56">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Si la orden es cancelada después de que el pedido haya sido recolectado por un repartidor independiente, de una compañía tercera, y hasta antes de llegar al punto de entrega, se cobrará el 100% del valor de la Tasa de Entrega.</w:t>
            </w:r>
          </w:p>
          <w:p w14:paraId="22DA7A28" w14:textId="77777777" w:rsidR="00F72471" w:rsidRDefault="00A93B56">
            <w:pPr>
              <w:numPr>
                <w:ilvl w:val="0"/>
                <w:numId w:val="1"/>
              </w:numPr>
              <w:spacing w:after="240" w:line="240" w:lineRule="auto"/>
              <w:jc w:val="both"/>
              <w:rPr>
                <w:rFonts w:ascii="Calibri" w:eastAsia="Calibri" w:hAnsi="Calibri" w:cs="Calibri"/>
                <w:sz w:val="22"/>
                <w:szCs w:val="22"/>
              </w:rPr>
            </w:pPr>
            <w:r>
              <w:rPr>
                <w:rFonts w:ascii="Calibri" w:eastAsia="Calibri" w:hAnsi="Calibri" w:cs="Calibri"/>
                <w:sz w:val="22"/>
                <w:szCs w:val="22"/>
              </w:rPr>
              <w:t xml:space="preserve">Si una búsqueda es reiniciada o reasignada manualmente por el </w:t>
            </w:r>
            <w:r>
              <w:rPr>
                <w:rFonts w:ascii="Calibri" w:eastAsia="Calibri" w:hAnsi="Calibri" w:cs="Calibri"/>
                <w:b/>
                <w:bCs/>
                <w:sz w:val="22"/>
                <w:szCs w:val="22"/>
              </w:rPr>
              <w:t>Aliado Comercial</w:t>
            </w:r>
            <w:r>
              <w:rPr>
                <w:rFonts w:ascii="Calibri" w:eastAsia="Calibri" w:hAnsi="Calibri" w:cs="Calibri"/>
                <w:sz w:val="22"/>
                <w:szCs w:val="22"/>
              </w:rPr>
              <w:t xml:space="preserve"> cuando ya existe un repartidor independiente atendiendo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dicho evento será considerado como una Cancelación y se aplicará la penalidad correspondiente conforme a los escenarios descritos anteriormente.</w:t>
            </w:r>
          </w:p>
          <w:p w14:paraId="328D0A9A" w14:textId="77777777" w:rsidR="00F72471" w:rsidRDefault="00A93B56">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 xml:space="preserve">Liberaciones: </w:t>
            </w:r>
            <w:r>
              <w:rPr>
                <w:rFonts w:ascii="Calibri" w:eastAsia="Calibri" w:hAnsi="Calibri" w:cs="Calibri"/>
                <w:sz w:val="22"/>
                <w:szCs w:val="22"/>
              </w:rPr>
              <w:t xml:space="preserve">Para efectos del presente Contrato, se entenderá por “Liberación” el evento en el cual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deja de atender una orden determinada antes de completarla.</w:t>
            </w:r>
          </w:p>
          <w:p w14:paraId="67DC8704" w14:textId="77777777" w:rsidR="00F72471" w:rsidRDefault="00A93B56">
            <w:pPr>
              <w:spacing w:before="240" w:after="240" w:line="240" w:lineRule="auto"/>
              <w:jc w:val="both"/>
              <w:rPr>
                <w:rFonts w:ascii="Calibri" w:eastAsia="Calibri" w:hAnsi="Calibri" w:cs="Calibri"/>
                <w:sz w:val="22"/>
                <w:szCs w:val="22"/>
              </w:rPr>
            </w:pPr>
            <w:r>
              <w:rPr>
                <w:rFonts w:ascii="Calibri" w:eastAsia="Calibri" w:hAnsi="Calibri" w:cs="Calibri"/>
                <w:sz w:val="22"/>
                <w:szCs w:val="22"/>
              </w:rPr>
              <w:t>Las liberaciones estarán sujetas a las siguientes penalidades:</w:t>
            </w:r>
          </w:p>
          <w:p w14:paraId="123492D3" w14:textId="77777777" w:rsidR="00F72471" w:rsidRDefault="00A93B56">
            <w:pPr>
              <w:numPr>
                <w:ilvl w:val="0"/>
                <w:numId w:val="2"/>
              </w:numPr>
              <w:spacing w:before="240" w:after="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antes de llegar al punto de recogida, no se aplicará penalidad alguna.</w:t>
            </w:r>
          </w:p>
          <w:p w14:paraId="05F1717D" w14:textId="77777777" w:rsidR="00F72471" w:rsidRDefault="00A93B56">
            <w:pPr>
              <w:numPr>
                <w:ilvl w:val="0"/>
                <w:numId w:val="2"/>
              </w:numPr>
              <w:spacing w:after="24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una vez que se encuentra en el punto de recogida, se aplicará una penalidad equivalente al 50% del valor de la Tasa de Entrega.</w:t>
            </w:r>
          </w:p>
          <w:p w14:paraId="1A9B6ACE" w14:textId="77777777" w:rsidR="00F72471" w:rsidRDefault="00A93B56">
            <w:pPr>
              <w:spacing w:before="240" w:after="240" w:line="240" w:lineRule="auto"/>
              <w:ind w:right="100"/>
              <w:jc w:val="both"/>
              <w:rPr>
                <w:rFonts w:ascii="Calibri" w:eastAsia="Calibri" w:hAnsi="Calibri" w:cs="Calibri"/>
                <w:sz w:val="22"/>
                <w:szCs w:val="22"/>
              </w:rPr>
            </w:pPr>
            <w:r>
              <w:rPr>
                <w:rFonts w:ascii="Calibri" w:eastAsia="Calibri" w:hAnsi="Calibri" w:cs="Calibri"/>
                <w:b/>
                <w:bCs/>
                <w:sz w:val="22"/>
                <w:szCs w:val="22"/>
              </w:rPr>
              <w:t xml:space="preserve">Retornos: </w:t>
            </w:r>
            <w:r>
              <w:rPr>
                <w:rFonts w:ascii="Calibri" w:eastAsia="Calibri" w:hAnsi="Calibri" w:cs="Calibri"/>
                <w:sz w:val="22"/>
                <w:szCs w:val="22"/>
              </w:rPr>
              <w:t xml:space="preserve">Si el repartidor independiente no puede entregar el pedido al cliente final y éste retorna los productos al punto de recogida, se cobrará el </w:t>
            </w:r>
            <w:r>
              <w:rPr>
                <w:rFonts w:ascii="Calibri" w:eastAsia="Calibri" w:hAnsi="Calibri" w:cs="Calibri"/>
                <w:sz w:val="22"/>
                <w:szCs w:val="22"/>
              </w:rPr>
              <w:lastRenderedPageBreak/>
              <w:t>100% del valor de la Tasa de Entrega sumado a la distancia adicional de regreso.</w:t>
            </w:r>
          </w:p>
        </w:tc>
      </w:tr>
      <w:tr w:rsidR="00F72471" w14:paraId="36898C48" w14:textId="77777777">
        <w:trPr>
          <w:trHeight w:val="220"/>
        </w:trPr>
        <w:tc>
          <w:tcPr>
            <w:tcW w:w="1845" w:type="dxa"/>
            <w:vMerge/>
          </w:tcPr>
          <w:p w14:paraId="2B061A09"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1B69CAF3" w14:textId="77777777" w:rsidR="00875429" w:rsidRDefault="00875429">
            <w:pPr>
              <w:spacing w:after="0" w:line="240" w:lineRule="auto"/>
              <w:ind w:right="92"/>
              <w:jc w:val="both"/>
              <w:rPr>
                <w:rFonts w:ascii="Calibri" w:eastAsia="Calibri" w:hAnsi="Calibri" w:cs="Calibri"/>
                <w:b/>
                <w:bCs/>
                <w:sz w:val="22"/>
                <w:szCs w:val="22"/>
              </w:rPr>
            </w:pPr>
          </w:p>
          <w:p w14:paraId="242190CE" w14:textId="6014DCDC" w:rsidR="00F72471" w:rsidRDefault="00A93B56">
            <w:pPr>
              <w:spacing w:after="0" w:line="240" w:lineRule="auto"/>
              <w:ind w:right="92"/>
              <w:jc w:val="both"/>
              <w:rPr>
                <w:rFonts w:ascii="Calibri" w:eastAsia="Calibri" w:hAnsi="Calibri" w:cs="Calibri"/>
                <w:b/>
                <w:bCs/>
                <w:sz w:val="22"/>
                <w:szCs w:val="22"/>
              </w:rPr>
            </w:pPr>
            <w:r>
              <w:rPr>
                <w:rFonts w:ascii="Calibri" w:eastAsia="Calibri" w:hAnsi="Calibri" w:cs="Calibri"/>
                <w:b/>
                <w:bCs/>
                <w:sz w:val="22"/>
                <w:szCs w:val="22"/>
              </w:rPr>
              <w:t xml:space="preserve">Tiempo de Demora: </w:t>
            </w:r>
            <w:r>
              <w:rPr>
                <w:rFonts w:ascii="Calibri" w:eastAsia="Calibri" w:hAnsi="Calibri" w:cs="Calibri"/>
                <w:sz w:val="22"/>
                <w:szCs w:val="22"/>
              </w:rPr>
              <w:t xml:space="preserve">Tanto en el punto de recogida (comercio) como en el punto de entrega (cliente final) hay </w:t>
            </w:r>
            <w:r>
              <w:rPr>
                <w:rFonts w:ascii="Calibri" w:eastAsia="Calibri" w:hAnsi="Calibri" w:cs="Calibri"/>
                <w:b/>
                <w:bCs/>
                <w:sz w:val="22"/>
                <w:szCs w:val="22"/>
                <w:u w:val="single"/>
              </w:rPr>
              <w:t>10 minutos de tiempo de gracia</w:t>
            </w:r>
            <w:r>
              <w:rPr>
                <w:rFonts w:ascii="Calibri" w:eastAsia="Calibri" w:hAnsi="Calibri" w:cs="Calibri"/>
                <w:sz w:val="22"/>
                <w:szCs w:val="22"/>
              </w:rPr>
              <w:t xml:space="preserve"> y cada </w:t>
            </w:r>
            <w:r>
              <w:rPr>
                <w:rFonts w:ascii="Calibri" w:eastAsia="Calibri" w:hAnsi="Calibri" w:cs="Calibri"/>
                <w:b/>
                <w:bCs/>
                <w:sz w:val="22"/>
                <w:szCs w:val="22"/>
              </w:rPr>
              <w:t xml:space="preserve">Minuto adicional de espera </w:t>
            </w:r>
            <w:r>
              <w:rPr>
                <w:rFonts w:ascii="Calibri" w:eastAsia="Calibri" w:hAnsi="Calibri" w:cs="Calibri"/>
                <w:sz w:val="22"/>
                <w:szCs w:val="22"/>
              </w:rPr>
              <w:t xml:space="preserve">(cada minuto posterior a los 10 minutos de gracia) </w:t>
            </w:r>
            <w:r>
              <w:rPr>
                <w:rFonts w:ascii="Calibri" w:eastAsia="Calibri" w:hAnsi="Calibri" w:cs="Calibri"/>
                <w:b/>
                <w:bCs/>
                <w:sz w:val="22"/>
                <w:szCs w:val="22"/>
              </w:rPr>
              <w:t>Tendrá un costo fijo por minuto:</w:t>
            </w:r>
          </w:p>
        </w:tc>
        <w:tc>
          <w:tcPr>
            <w:tcW w:w="1200" w:type="dxa"/>
            <w:gridSpan w:val="2"/>
          </w:tcPr>
          <w:p w14:paraId="36BCF7E4" w14:textId="77777777" w:rsidR="00F72471" w:rsidRDefault="00F72471">
            <w:pPr>
              <w:spacing w:after="0" w:line="240" w:lineRule="auto"/>
              <w:ind w:right="92"/>
              <w:jc w:val="both"/>
              <w:rPr>
                <w:rFonts w:ascii="Calibri" w:eastAsia="Calibri" w:hAnsi="Calibri" w:cs="Calibri"/>
                <w:sz w:val="22"/>
                <w:szCs w:val="22"/>
              </w:rPr>
            </w:pPr>
          </w:p>
          <w:p w14:paraId="0A7EC37E" w14:textId="77777777" w:rsidR="00F72471" w:rsidRDefault="00F72471">
            <w:pPr>
              <w:widowControl w:val="0"/>
              <w:spacing w:after="0" w:line="240" w:lineRule="auto"/>
              <w:ind w:right="92"/>
              <w:jc w:val="both"/>
              <w:rPr>
                <w:rFonts w:ascii="Calibri" w:eastAsia="Calibri" w:hAnsi="Calibri" w:cs="Calibri"/>
                <w:sz w:val="22"/>
                <w:szCs w:val="22"/>
                <w:highlight w:val="yellow"/>
              </w:rPr>
            </w:pPr>
          </w:p>
          <w:p w14:paraId="3C1E6E33" w14:textId="0973D3E8" w:rsidR="00F72471" w:rsidRPr="00875429" w:rsidRDefault="00875429">
            <w:pPr>
              <w:widowControl w:val="0"/>
              <w:spacing w:after="0" w:line="240" w:lineRule="auto"/>
              <w:ind w:right="92"/>
              <w:jc w:val="both"/>
              <w:rPr>
                <w:rFonts w:ascii="Calibri" w:eastAsia="Calibri" w:hAnsi="Calibri" w:cs="Calibri"/>
                <w:sz w:val="22"/>
                <w:szCs w:val="22"/>
              </w:rPr>
            </w:pPr>
            <w:r w:rsidRPr="00875429">
              <w:rPr>
                <w:rFonts w:ascii="Calibri" w:eastAsia="Calibri" w:hAnsi="Calibri" w:cs="Calibri"/>
                <w:sz w:val="22"/>
                <w:szCs w:val="22"/>
              </w:rPr>
              <w:t>$300 COP + IVA</w:t>
            </w:r>
          </w:p>
          <w:p w14:paraId="7676618E" w14:textId="77777777" w:rsidR="00F72471" w:rsidRDefault="00F72471">
            <w:pPr>
              <w:widowControl w:val="0"/>
              <w:spacing w:after="0" w:line="240" w:lineRule="auto"/>
              <w:ind w:right="92"/>
              <w:jc w:val="both"/>
              <w:rPr>
                <w:rFonts w:ascii="Calibri" w:eastAsia="Calibri" w:hAnsi="Calibri" w:cs="Calibri"/>
                <w:sz w:val="22"/>
                <w:szCs w:val="22"/>
                <w:highlight w:val="yellow"/>
              </w:rPr>
            </w:pPr>
          </w:p>
        </w:tc>
      </w:tr>
      <w:tr w:rsidR="00F72471" w14:paraId="0C987254" w14:textId="77777777">
        <w:trPr>
          <w:trHeight w:val="220"/>
        </w:trPr>
        <w:tc>
          <w:tcPr>
            <w:tcW w:w="1845" w:type="dxa"/>
            <w:vMerge/>
          </w:tcPr>
          <w:p w14:paraId="55D77E32"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7157FF54" w14:textId="77777777" w:rsidR="00875429" w:rsidRDefault="00875429">
            <w:pPr>
              <w:widowControl w:val="0"/>
              <w:pBdr>
                <w:top w:val="nil"/>
                <w:left w:val="nil"/>
                <w:bottom w:val="nil"/>
                <w:right w:val="nil"/>
                <w:between w:val="nil"/>
              </w:pBdr>
              <w:spacing w:after="0" w:line="240" w:lineRule="auto"/>
              <w:ind w:right="92"/>
              <w:jc w:val="both"/>
              <w:rPr>
                <w:rFonts w:ascii="Calibri" w:eastAsia="Calibri" w:hAnsi="Calibri" w:cs="Calibri"/>
                <w:b/>
                <w:bCs/>
                <w:sz w:val="22"/>
                <w:szCs w:val="22"/>
              </w:rPr>
            </w:pPr>
          </w:p>
          <w:p w14:paraId="47112E6A" w14:textId="22AA10EC" w:rsidR="00F72471" w:rsidRDefault="00A93B56">
            <w:pPr>
              <w:widowControl w:val="0"/>
              <w:pBdr>
                <w:top w:val="nil"/>
                <w:left w:val="nil"/>
                <w:bottom w:val="nil"/>
                <w:right w:val="nil"/>
                <w:between w:val="nil"/>
              </w:pBdr>
              <w:spacing w:after="0" w:line="240" w:lineRule="auto"/>
              <w:ind w:right="92"/>
              <w:jc w:val="both"/>
              <w:rPr>
                <w:rFonts w:ascii="Calibri" w:eastAsia="Calibri" w:hAnsi="Calibri" w:cs="Calibri"/>
                <w:sz w:val="22"/>
                <w:szCs w:val="22"/>
              </w:rPr>
            </w:pPr>
            <w:r>
              <w:rPr>
                <w:rFonts w:ascii="Calibri" w:eastAsia="Calibri" w:hAnsi="Calibri" w:cs="Calibri"/>
                <w:b/>
                <w:bCs/>
                <w:sz w:val="22"/>
                <w:szCs w:val="22"/>
              </w:rPr>
              <w:t>No Declaración del Valor del Producto Transportado por el repartidor independiente:</w:t>
            </w:r>
            <w:r>
              <w:rPr>
                <w:rFonts w:ascii="Calibri" w:eastAsia="Calibri" w:hAnsi="Calibri" w:cs="Calibri"/>
                <w:sz w:val="22"/>
                <w:szCs w:val="22"/>
              </w:rPr>
              <w:t xml:space="preserve"> Si el usuario no declara el valor real de la Mercancía transportada por el repartidor independiente, se asumirá como base para cobrar la Tasa de Servicio un valor mínimo de:</w:t>
            </w:r>
          </w:p>
          <w:p w14:paraId="675C6ED5" w14:textId="77777777" w:rsidR="00F72471" w:rsidRDefault="00A93B56">
            <w:pPr>
              <w:widowControl w:val="0"/>
              <w:spacing w:after="0" w:line="240" w:lineRule="auto"/>
              <w:ind w:right="92"/>
              <w:jc w:val="both"/>
              <w:rPr>
                <w:rFonts w:ascii="Calibri" w:eastAsia="Calibri" w:hAnsi="Calibri" w:cs="Calibri"/>
                <w:sz w:val="22"/>
                <w:szCs w:val="22"/>
              </w:rPr>
            </w:pPr>
            <w:r>
              <w:rPr>
                <w:rFonts w:ascii="Calibri" w:eastAsia="Calibri" w:hAnsi="Calibri" w:cs="Calibri"/>
                <w:sz w:val="22"/>
                <w:szCs w:val="22"/>
              </w:rPr>
              <w:t>* La continua práctica de no declarar el valor real de la mercancía puede ocasionar la suspensión del servicio al Comercio.</w:t>
            </w:r>
          </w:p>
          <w:p w14:paraId="792E61B6" w14:textId="77777777" w:rsidR="00875429" w:rsidRDefault="00875429">
            <w:pPr>
              <w:widowControl w:val="0"/>
              <w:spacing w:after="0" w:line="240" w:lineRule="auto"/>
              <w:ind w:right="92"/>
              <w:jc w:val="both"/>
              <w:rPr>
                <w:rFonts w:ascii="Calibri" w:eastAsia="Calibri" w:hAnsi="Calibri" w:cs="Calibri"/>
                <w:sz w:val="22"/>
                <w:szCs w:val="22"/>
              </w:rPr>
            </w:pPr>
          </w:p>
        </w:tc>
        <w:tc>
          <w:tcPr>
            <w:tcW w:w="1200" w:type="dxa"/>
            <w:gridSpan w:val="2"/>
          </w:tcPr>
          <w:p w14:paraId="03676EB8" w14:textId="77777777" w:rsidR="00F72471" w:rsidRDefault="00F72471">
            <w:pPr>
              <w:widowControl w:val="0"/>
              <w:spacing w:after="0" w:line="240" w:lineRule="auto"/>
              <w:ind w:right="92"/>
              <w:jc w:val="both"/>
              <w:rPr>
                <w:rFonts w:ascii="Calibri" w:eastAsia="Calibri" w:hAnsi="Calibri" w:cs="Calibri"/>
                <w:sz w:val="22"/>
                <w:szCs w:val="22"/>
              </w:rPr>
            </w:pPr>
          </w:p>
          <w:p w14:paraId="320F3607" w14:textId="29EFF148" w:rsidR="00F72471" w:rsidRDefault="00875429">
            <w:pPr>
              <w:widowControl w:val="0"/>
              <w:spacing w:after="0" w:line="240" w:lineRule="auto"/>
              <w:ind w:right="92"/>
              <w:jc w:val="both"/>
              <w:rPr>
                <w:rFonts w:ascii="Calibri" w:eastAsia="Calibri" w:hAnsi="Calibri" w:cs="Calibri"/>
                <w:sz w:val="22"/>
                <w:szCs w:val="22"/>
                <w:highlight w:val="yellow"/>
              </w:rPr>
            </w:pPr>
            <w:r w:rsidRPr="00875429">
              <w:rPr>
                <w:rFonts w:ascii="Calibri" w:eastAsia="Calibri" w:hAnsi="Calibri" w:cs="Calibri"/>
                <w:sz w:val="22"/>
                <w:szCs w:val="22"/>
              </w:rPr>
              <w:t>$27,000 COP + IVA</w:t>
            </w:r>
          </w:p>
        </w:tc>
      </w:tr>
      <w:tr w:rsidR="00FE4352" w14:paraId="07D4BE4D" w14:textId="77777777">
        <w:tc>
          <w:tcPr>
            <w:tcW w:w="1845" w:type="dxa"/>
          </w:tcPr>
          <w:p w14:paraId="6182499A" w14:textId="28643003" w:rsidR="00FE4352" w:rsidRPr="00FE4352" w:rsidRDefault="00FE4352" w:rsidP="00FE4352">
            <w:pPr>
              <w:pStyle w:val="Sinespaciado"/>
              <w:rPr>
                <w:rFonts w:asciiTheme="majorHAnsi" w:eastAsia="Calibri" w:hAnsiTheme="majorHAnsi" w:cstheme="majorHAnsi"/>
                <w:sz w:val="22"/>
                <w:szCs w:val="22"/>
              </w:rPr>
            </w:pPr>
            <w:r w:rsidRPr="00FE4352">
              <w:rPr>
                <w:rStyle w:val="Fuerte"/>
                <w:rFonts w:asciiTheme="majorHAnsi" w:hAnsiTheme="majorHAnsi" w:cstheme="majorHAnsi"/>
                <w:sz w:val="22"/>
                <w:szCs w:val="22"/>
              </w:rPr>
              <w:t>Independencia de las Partes</w:t>
            </w:r>
            <w:r w:rsidR="006429FA">
              <w:rPr>
                <w:rStyle w:val="Fuerte"/>
                <w:rFonts w:asciiTheme="majorHAnsi" w:hAnsiTheme="majorHAnsi" w:cstheme="majorHAnsi"/>
                <w:sz w:val="22"/>
                <w:szCs w:val="22"/>
              </w:rPr>
              <w:t>:</w:t>
            </w:r>
          </w:p>
        </w:tc>
        <w:tc>
          <w:tcPr>
            <w:tcW w:w="7215" w:type="dxa"/>
            <w:gridSpan w:val="7"/>
          </w:tcPr>
          <w:p w14:paraId="5752FFFD" w14:textId="400D244E" w:rsidR="006429FA" w:rsidRDefault="006429FA" w:rsidP="00FE4352">
            <w:pPr>
              <w:pStyle w:val="Sinespaciado"/>
              <w:jc w:val="both"/>
              <w:rPr>
                <w:rFonts w:asciiTheme="majorHAnsi" w:hAnsiTheme="majorHAnsi" w:cstheme="majorHAnsi"/>
                <w:sz w:val="22"/>
                <w:szCs w:val="22"/>
              </w:rPr>
            </w:pPr>
            <w:r w:rsidRPr="00FF4533">
              <w:rPr>
                <w:rFonts w:ascii="Calibri" w:eastAsia="Calibri" w:hAnsi="Calibri" w:cs="Calibri"/>
                <w:sz w:val="22"/>
                <w:szCs w:val="22"/>
              </w:rPr>
              <w:t xml:space="preserve">El </w:t>
            </w:r>
            <w:r w:rsidRPr="00FF4533">
              <w:rPr>
                <w:rFonts w:ascii="Calibri" w:eastAsia="Calibri" w:hAnsi="Calibri" w:cs="Calibri"/>
                <w:b/>
                <w:bCs/>
                <w:sz w:val="22"/>
                <w:szCs w:val="22"/>
              </w:rPr>
              <w:t>Aliado Comercial</w:t>
            </w:r>
            <w:r w:rsidRPr="00FF4533">
              <w:rPr>
                <w:rFonts w:ascii="Calibri" w:eastAsia="Calibri" w:hAnsi="Calibri" w:cs="Calibri"/>
                <w:sz w:val="22"/>
                <w:szCs w:val="22"/>
              </w:rPr>
              <w:t xml:space="preserve"> y </w:t>
            </w:r>
            <w:r w:rsidRPr="00FF4533">
              <w:rPr>
                <w:rFonts w:ascii="Calibri" w:eastAsia="Calibri" w:hAnsi="Calibri" w:cs="Calibri"/>
                <w:b/>
                <w:bCs/>
                <w:sz w:val="22"/>
                <w:szCs w:val="22"/>
              </w:rPr>
              <w:t>Picker Express</w:t>
            </w:r>
            <w:r w:rsidRPr="00FF4533">
              <w:rPr>
                <w:rFonts w:ascii="Calibri" w:eastAsia="Calibri" w:hAnsi="Calibri" w:cs="Calibri"/>
                <w:sz w:val="22"/>
                <w:szCs w:val="22"/>
              </w:rPr>
              <w:t xml:space="preserve"> son sociedades independientes, y, nada en este Contrato tiene la intención o crea algún tipo de empresa conjunta, sociedad, joint venture o relación empleador/empleado entre las Partes. Debido a lo anterior, las Partes cumplirán con sus obligaciones frente a terceros (en el ámbito laboral, de seguridad social y de carácter fiscal) independientemente.</w:t>
            </w:r>
          </w:p>
          <w:p w14:paraId="5DA7E96A" w14:textId="77777777" w:rsidR="00751558" w:rsidRDefault="00751558" w:rsidP="00FE4352">
            <w:pPr>
              <w:pStyle w:val="Sinespaciado"/>
              <w:jc w:val="both"/>
              <w:rPr>
                <w:rFonts w:asciiTheme="majorHAnsi" w:hAnsiTheme="majorHAnsi" w:cstheme="majorHAnsi"/>
                <w:sz w:val="22"/>
                <w:szCs w:val="22"/>
              </w:rPr>
            </w:pPr>
          </w:p>
          <w:p w14:paraId="5E4E95C6" w14:textId="6F565280" w:rsidR="00FE4352" w:rsidRPr="00FE4352" w:rsidRDefault="00FE4352" w:rsidP="00FE4352">
            <w:pPr>
              <w:pStyle w:val="Sinespaciado"/>
              <w:jc w:val="both"/>
              <w:rPr>
                <w:rFonts w:asciiTheme="majorHAnsi" w:eastAsia="Calibri" w:hAnsiTheme="majorHAnsi" w:cstheme="majorHAnsi"/>
                <w:sz w:val="22"/>
                <w:szCs w:val="22"/>
              </w:rPr>
            </w:pPr>
            <w:r w:rsidRPr="00FE4352">
              <w:rPr>
                <w:rFonts w:asciiTheme="majorHAnsi" w:hAnsiTheme="majorHAnsi" w:cstheme="majorHAnsi"/>
                <w:sz w:val="22"/>
                <w:szCs w:val="22"/>
              </w:rPr>
              <w:t>Cada una de las Partes será responsable del cumplimiento de las obligaciones legales que le correspondan conforme a la normativa aplicable y a la naturaleza de su participación en la operación.</w:t>
            </w:r>
          </w:p>
        </w:tc>
      </w:tr>
      <w:tr w:rsidR="00F72471" w14:paraId="3C1D7F48" w14:textId="77777777">
        <w:tc>
          <w:tcPr>
            <w:tcW w:w="1845" w:type="dxa"/>
          </w:tcPr>
          <w:p w14:paraId="4F66B471" w14:textId="77777777" w:rsidR="00F72471" w:rsidRDefault="00A93B56">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Políticas Financieras:</w:t>
            </w:r>
          </w:p>
        </w:tc>
        <w:tc>
          <w:tcPr>
            <w:tcW w:w="7215" w:type="dxa"/>
            <w:gridSpan w:val="7"/>
          </w:tcPr>
          <w:p w14:paraId="639126AE" w14:textId="77777777" w:rsidR="00875429" w:rsidRDefault="00875429">
            <w:pPr>
              <w:spacing w:after="0" w:line="240" w:lineRule="auto"/>
              <w:jc w:val="both"/>
              <w:rPr>
                <w:rFonts w:ascii="Calibri" w:eastAsia="Calibri" w:hAnsi="Calibri" w:cs="Calibri"/>
                <w:sz w:val="22"/>
                <w:szCs w:val="22"/>
              </w:rPr>
            </w:pPr>
          </w:p>
          <w:p w14:paraId="3225282C" w14:textId="1C963B70" w:rsidR="00F72471" w:rsidRDefault="00A93B56">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Una vez emitidas las facturas con sus respectivos soportes, el </w:t>
            </w:r>
            <w:r>
              <w:rPr>
                <w:rFonts w:ascii="Calibri" w:eastAsia="Calibri" w:hAnsi="Calibri" w:cs="Calibri"/>
                <w:b/>
                <w:bCs/>
                <w:sz w:val="22"/>
                <w:szCs w:val="22"/>
              </w:rPr>
              <w:t>Aliado Comercial</w:t>
            </w:r>
            <w:r>
              <w:rPr>
                <w:rFonts w:ascii="Calibri" w:eastAsia="Calibri" w:hAnsi="Calibri" w:cs="Calibri"/>
                <w:sz w:val="22"/>
                <w:szCs w:val="22"/>
              </w:rPr>
              <w:t xml:space="preserve"> tiene un tiempo de </w:t>
            </w:r>
            <w:r w:rsidRPr="00E32678">
              <w:rPr>
                <w:rFonts w:ascii="Calibri" w:eastAsia="Calibri" w:hAnsi="Calibri" w:cs="Calibri"/>
                <w:b/>
                <w:bCs/>
                <w:sz w:val="22"/>
                <w:szCs w:val="22"/>
              </w:rPr>
              <w:t xml:space="preserve">crédito máximo de </w:t>
            </w:r>
            <w:r w:rsidR="003C1B55">
              <w:rPr>
                <w:rFonts w:ascii="Calibri" w:eastAsia="Calibri" w:hAnsi="Calibri" w:cs="Calibri"/>
                <w:b/>
                <w:bCs/>
                <w:sz w:val="22"/>
                <w:szCs w:val="22"/>
              </w:rPr>
              <w:t>30</w:t>
            </w:r>
            <w:r w:rsidRPr="00E32678">
              <w:rPr>
                <w:rFonts w:ascii="Calibri" w:eastAsia="Calibri" w:hAnsi="Calibri" w:cs="Calibri"/>
                <w:b/>
                <w:bCs/>
                <w:sz w:val="22"/>
                <w:szCs w:val="22"/>
              </w:rPr>
              <w:t xml:space="preserve"> días</w:t>
            </w:r>
            <w:r>
              <w:rPr>
                <w:rFonts w:ascii="Calibri" w:eastAsia="Calibri" w:hAnsi="Calibri" w:cs="Calibri"/>
                <w:sz w:val="22"/>
                <w:szCs w:val="22"/>
              </w:rPr>
              <w:t xml:space="preserve"> post-emisión para realizar el pago. La factura deberá cumplir con todos los requisitos fiscales establecidos por la legislación fiscal del origen de la misma. </w:t>
            </w:r>
          </w:p>
          <w:p w14:paraId="5682E0A5" w14:textId="77777777" w:rsidR="00F72471" w:rsidRDefault="00F72471">
            <w:pPr>
              <w:spacing w:after="0" w:line="240" w:lineRule="auto"/>
              <w:jc w:val="both"/>
              <w:rPr>
                <w:rFonts w:ascii="Calibri" w:eastAsia="Calibri" w:hAnsi="Calibri" w:cs="Calibri"/>
                <w:sz w:val="22"/>
                <w:szCs w:val="22"/>
              </w:rPr>
            </w:pPr>
          </w:p>
          <w:p w14:paraId="75F110C6" w14:textId="5285CB29" w:rsidR="00F72471" w:rsidRDefault="00A93B56">
            <w:pPr>
              <w:spacing w:after="0" w:line="240" w:lineRule="auto"/>
              <w:jc w:val="both"/>
              <w:rPr>
                <w:rFonts w:ascii="Calibri" w:eastAsia="Calibri" w:hAnsi="Calibri" w:cs="Calibri"/>
                <w:sz w:val="22"/>
                <w:szCs w:val="22"/>
                <w:highlight w:val="yellow"/>
              </w:rPr>
            </w:pPr>
            <w:r>
              <w:rPr>
                <w:rFonts w:ascii="Calibri" w:eastAsia="Calibri" w:hAnsi="Calibri" w:cs="Calibri"/>
                <w:sz w:val="22"/>
                <w:szCs w:val="22"/>
              </w:rPr>
              <w:t xml:space="preserve">El pago de la(s) factura(s) no está sujeto a aprobación del cliente. </w:t>
            </w:r>
          </w:p>
        </w:tc>
      </w:tr>
      <w:tr w:rsidR="00D42660" w14:paraId="5F612E3D" w14:textId="77777777">
        <w:tc>
          <w:tcPr>
            <w:tcW w:w="1845" w:type="dxa"/>
          </w:tcPr>
          <w:p w14:paraId="35801018" w14:textId="791869F6" w:rsidR="00D42660" w:rsidRPr="00B41095" w:rsidRDefault="00D42660" w:rsidP="00D4266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sidRPr="00FF4533">
              <w:rPr>
                <w:rFonts w:ascii="Calibri" w:eastAsia="Calibri" w:hAnsi="Calibri" w:cs="Calibri"/>
                <w:b/>
                <w:bCs/>
                <w:sz w:val="22"/>
                <w:szCs w:val="22"/>
              </w:rPr>
              <w:t>Indemnización:</w:t>
            </w:r>
          </w:p>
        </w:tc>
        <w:tc>
          <w:tcPr>
            <w:tcW w:w="7215" w:type="dxa"/>
            <w:gridSpan w:val="7"/>
          </w:tcPr>
          <w:p w14:paraId="0CF64928" w14:textId="7A47A2EA" w:rsidR="00D42660" w:rsidRPr="00B41095" w:rsidRDefault="00D42660" w:rsidP="00D42660">
            <w:pPr>
              <w:widowControl w:val="0"/>
              <w:pBdr>
                <w:top w:val="nil"/>
                <w:left w:val="nil"/>
                <w:bottom w:val="nil"/>
                <w:right w:val="nil"/>
                <w:between w:val="nil"/>
              </w:pBdr>
              <w:spacing w:after="0" w:line="240" w:lineRule="auto"/>
              <w:jc w:val="both"/>
              <w:rPr>
                <w:rFonts w:ascii="Calibri" w:eastAsia="Calibri" w:hAnsi="Calibri" w:cs="Calibri"/>
                <w:sz w:val="22"/>
                <w:szCs w:val="22"/>
              </w:rPr>
            </w:pPr>
            <w:r w:rsidRPr="00FF4533">
              <w:rPr>
                <w:rFonts w:ascii="Calibri" w:eastAsia="Calibri" w:hAnsi="Calibri" w:cs="Calibri"/>
                <w:sz w:val="22"/>
                <w:szCs w:val="22"/>
              </w:rPr>
              <w:t>Las Partes acuerdan mantenerse indemnes frente a</w:t>
            </w:r>
            <w:r>
              <w:t xml:space="preserve">  </w:t>
            </w:r>
            <w:r w:rsidRPr="00FF4533">
              <w:rPr>
                <w:rFonts w:ascii="Calibri" w:eastAsia="Calibri" w:hAnsi="Calibri" w:cs="Calibri"/>
                <w:sz w:val="22"/>
                <w:szCs w:val="22"/>
              </w:rPr>
              <w:t xml:space="preserve"> reclamaciones de terceros que pudieran ser afectados directa y exclusivamente del incumplimiento de las obligaciones asumidas por la</w:t>
            </w:r>
            <w:r>
              <w:t xml:space="preserve"> </w:t>
            </w:r>
            <w:r w:rsidRPr="00FF4533">
              <w:rPr>
                <w:rFonts w:ascii="Calibri" w:eastAsia="Calibri" w:hAnsi="Calibri" w:cs="Calibri"/>
                <w:sz w:val="22"/>
                <w:szCs w:val="22"/>
              </w:rPr>
              <w:t>Parte responsable conforme</w:t>
            </w:r>
            <w:r>
              <w:t xml:space="preserve"> </w:t>
            </w:r>
            <w:r w:rsidRPr="00FF4533">
              <w:rPr>
                <w:rFonts w:ascii="Calibri" w:eastAsia="Calibri" w:hAnsi="Calibri" w:cs="Calibri"/>
                <w:sz w:val="22"/>
                <w:szCs w:val="22"/>
              </w:rPr>
              <w:t xml:space="preserve">al siguiente Contrato y la Ley Aplicable. Ninguna de las Partes será responsable por actos, omisiones o incumplimientos imputables exclusivamente a la otra Parte o a terceros ajenos a su control. </w:t>
            </w:r>
          </w:p>
        </w:tc>
      </w:tr>
      <w:tr w:rsidR="00D42660" w14:paraId="40BE14FC" w14:textId="77777777">
        <w:tc>
          <w:tcPr>
            <w:tcW w:w="1845" w:type="dxa"/>
          </w:tcPr>
          <w:p w14:paraId="0FB23C91" w14:textId="32ADEF47" w:rsidR="00D42660" w:rsidRPr="00B41095" w:rsidRDefault="00D42660" w:rsidP="00D4266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sidRPr="00FF4533">
              <w:rPr>
                <w:rFonts w:ascii="Calibri" w:eastAsia="Calibri" w:hAnsi="Calibri" w:cs="Calibri"/>
                <w:b/>
                <w:bCs/>
                <w:sz w:val="22"/>
                <w:szCs w:val="22"/>
              </w:rPr>
              <w:t>Datos Personales:</w:t>
            </w:r>
          </w:p>
        </w:tc>
        <w:tc>
          <w:tcPr>
            <w:tcW w:w="7215" w:type="dxa"/>
            <w:gridSpan w:val="7"/>
          </w:tcPr>
          <w:p w14:paraId="55C13402" w14:textId="49F7EA18" w:rsidR="00D42660" w:rsidRPr="00FF4533" w:rsidRDefault="00D42660" w:rsidP="00D42660">
            <w:pPr>
              <w:widowControl w:val="0"/>
              <w:spacing w:after="0" w:line="240" w:lineRule="auto"/>
              <w:jc w:val="both"/>
              <w:rPr>
                <w:rFonts w:ascii="Calibri" w:eastAsia="Calibri" w:hAnsi="Calibri" w:cs="Calibri"/>
                <w:sz w:val="22"/>
                <w:szCs w:val="22"/>
              </w:rPr>
            </w:pPr>
            <w:r w:rsidRPr="00FF4533">
              <w:rPr>
                <w:rFonts w:ascii="Calibri" w:eastAsia="Calibri" w:hAnsi="Calibri" w:cs="Calibri"/>
                <w:sz w:val="22"/>
                <w:szCs w:val="22"/>
              </w:rPr>
              <w:t xml:space="preserve">Debe entenderse por base de datos el conjunto organizado de Datos Personales que pueda ser objeto de cualquier Tratamiento en los términos de la Ley de Protección de Datos Personales en Posesión de los Particulares y/o cualquier Ley Aplicable que regule el Tratamiento de Datos Personales (en adelante, “Regulación de Datos Personales”). Las Partes deberán: </w:t>
            </w:r>
            <w:r w:rsidRPr="00FF4533">
              <w:rPr>
                <w:rFonts w:ascii="Calibri" w:eastAsia="Calibri" w:hAnsi="Calibri" w:cs="Calibri"/>
                <w:b/>
                <w:bCs/>
                <w:sz w:val="22"/>
                <w:szCs w:val="22"/>
              </w:rPr>
              <w:t xml:space="preserve">(i) </w:t>
            </w:r>
            <w:r w:rsidRPr="00FF4533">
              <w:rPr>
                <w:rFonts w:ascii="Calibri" w:eastAsia="Calibri" w:hAnsi="Calibri" w:cs="Calibri"/>
                <w:sz w:val="22"/>
                <w:szCs w:val="22"/>
              </w:rPr>
              <w:t xml:space="preserve">garantizar el adecuado Tratamiento de la información contenida en las bases de datos de la otra Parte, que ésta le suministre en desarrollo del objeto de este Contrato  </w:t>
            </w:r>
            <w:r w:rsidRPr="00FF4533">
              <w:rPr>
                <w:rFonts w:ascii="Calibri" w:eastAsia="Calibri" w:hAnsi="Calibri" w:cs="Calibri"/>
                <w:sz w:val="22"/>
                <w:szCs w:val="22"/>
              </w:rPr>
              <w:lastRenderedPageBreak/>
              <w:t xml:space="preserve">y sobre las cuales cuente con la debida autorización de los Titulares de los Datos Personales contenidos en las mismas; </w:t>
            </w:r>
            <w:r w:rsidRPr="00FF4533">
              <w:rPr>
                <w:rFonts w:ascii="Calibri" w:eastAsia="Calibri" w:hAnsi="Calibri" w:cs="Calibri"/>
                <w:b/>
                <w:bCs/>
                <w:sz w:val="22"/>
                <w:szCs w:val="22"/>
              </w:rPr>
              <w:t>(</w:t>
            </w:r>
            <w:proofErr w:type="spellStart"/>
            <w:r w:rsidRPr="00FF4533">
              <w:rPr>
                <w:rFonts w:ascii="Calibri" w:eastAsia="Calibri" w:hAnsi="Calibri" w:cs="Calibri"/>
                <w:b/>
                <w:bCs/>
                <w:sz w:val="22"/>
                <w:szCs w:val="22"/>
              </w:rPr>
              <w:t>ii</w:t>
            </w:r>
            <w:proofErr w:type="spellEnd"/>
            <w:r w:rsidRPr="00FF4533">
              <w:rPr>
                <w:rFonts w:ascii="Calibri" w:eastAsia="Calibri" w:hAnsi="Calibri" w:cs="Calibri"/>
                <w:b/>
                <w:bCs/>
                <w:sz w:val="22"/>
                <w:szCs w:val="22"/>
              </w:rPr>
              <w:t xml:space="preserve">) </w:t>
            </w:r>
            <w:r w:rsidRPr="00FF4533">
              <w:rPr>
                <w:rFonts w:ascii="Calibri" w:eastAsia="Calibri" w:hAnsi="Calibri" w:cs="Calibri"/>
                <w:sz w:val="22"/>
                <w:szCs w:val="22"/>
              </w:rPr>
              <w:t xml:space="preserve">cumplir a cabalidad la Regulación de Datos Personales; y </w:t>
            </w:r>
            <w:r w:rsidRPr="00FF4533">
              <w:rPr>
                <w:rFonts w:ascii="Calibri" w:eastAsia="Calibri" w:hAnsi="Calibri" w:cs="Calibri"/>
                <w:b/>
                <w:bCs/>
                <w:sz w:val="22"/>
                <w:szCs w:val="22"/>
              </w:rPr>
              <w:t>(</w:t>
            </w:r>
            <w:proofErr w:type="spellStart"/>
            <w:r w:rsidRPr="00FF4533">
              <w:rPr>
                <w:rFonts w:ascii="Calibri" w:eastAsia="Calibri" w:hAnsi="Calibri" w:cs="Calibri"/>
                <w:b/>
                <w:bCs/>
                <w:sz w:val="22"/>
                <w:szCs w:val="22"/>
              </w:rPr>
              <w:t>iii</w:t>
            </w:r>
            <w:proofErr w:type="spellEnd"/>
            <w:r w:rsidRPr="00FF4533">
              <w:rPr>
                <w:rFonts w:ascii="Calibri" w:eastAsia="Calibri" w:hAnsi="Calibri" w:cs="Calibri"/>
                <w:b/>
                <w:bCs/>
                <w:sz w:val="22"/>
                <w:szCs w:val="22"/>
              </w:rPr>
              <w:t xml:space="preserve">) </w:t>
            </w:r>
            <w:r w:rsidRPr="00FF4533">
              <w:rPr>
                <w:rFonts w:ascii="Calibri" w:eastAsia="Calibri" w:hAnsi="Calibri" w:cs="Calibri"/>
                <w:sz w:val="22"/>
                <w:szCs w:val="22"/>
              </w:rPr>
              <w:t xml:space="preserve">mantener los estándares máximos de seguridad, protección, resguardo integral, conservación y confidencialidad de los Datos Personales recabados, recibidos o enviados. </w:t>
            </w:r>
          </w:p>
          <w:p w14:paraId="6FF519EC" w14:textId="77777777" w:rsidR="00D42660" w:rsidRPr="00FF4533" w:rsidRDefault="00D42660" w:rsidP="00D42660">
            <w:pPr>
              <w:widowControl w:val="0"/>
              <w:spacing w:after="0" w:line="240" w:lineRule="auto"/>
              <w:jc w:val="both"/>
              <w:rPr>
                <w:rFonts w:ascii="Calibri" w:eastAsia="Calibri" w:hAnsi="Calibri" w:cs="Calibri"/>
                <w:sz w:val="22"/>
                <w:szCs w:val="22"/>
              </w:rPr>
            </w:pPr>
          </w:p>
          <w:p w14:paraId="28F073D6" w14:textId="77777777" w:rsidR="00D42660" w:rsidRPr="00FF4533" w:rsidRDefault="00D42660" w:rsidP="00D42660">
            <w:pPr>
              <w:widowControl w:val="0"/>
              <w:spacing w:after="0" w:line="240" w:lineRule="auto"/>
              <w:jc w:val="both"/>
              <w:rPr>
                <w:rFonts w:ascii="Calibri" w:eastAsia="Calibri" w:hAnsi="Calibri" w:cs="Calibri"/>
                <w:sz w:val="22"/>
                <w:szCs w:val="22"/>
              </w:rPr>
            </w:pPr>
            <w:r w:rsidRPr="00FF4533">
              <w:rPr>
                <w:rFonts w:ascii="Calibri" w:eastAsia="Calibri" w:hAnsi="Calibri" w:cs="Calibri"/>
                <w:sz w:val="22"/>
                <w:szCs w:val="22"/>
              </w:rPr>
              <w:t xml:space="preserve">Los Datos Personales de los repartidores independientes que, de manera libre, voluntaria y autónoma, decidan aceptar la gestión de un Pedido, únicamente serán transferidos al </w:t>
            </w:r>
            <w:r w:rsidRPr="00FF4533">
              <w:rPr>
                <w:rFonts w:ascii="Calibri" w:eastAsia="Calibri" w:hAnsi="Calibri" w:cs="Calibri"/>
                <w:b/>
                <w:bCs/>
                <w:sz w:val="22"/>
                <w:szCs w:val="22"/>
              </w:rPr>
              <w:t>Aliado Comercial</w:t>
            </w:r>
            <w:r w:rsidRPr="00FF4533">
              <w:rPr>
                <w:rFonts w:ascii="Calibri" w:eastAsia="Calibri" w:hAnsi="Calibri" w:cs="Calibri"/>
                <w:sz w:val="22"/>
                <w:szCs w:val="22"/>
              </w:rPr>
              <w:t xml:space="preserve"> para las siguientes finalidades: </w:t>
            </w:r>
            <w:r w:rsidRPr="00FF4533">
              <w:rPr>
                <w:rFonts w:ascii="Calibri" w:eastAsia="Calibri" w:hAnsi="Calibri" w:cs="Calibri"/>
                <w:b/>
                <w:bCs/>
                <w:sz w:val="22"/>
                <w:szCs w:val="22"/>
              </w:rPr>
              <w:t xml:space="preserve">(i) </w:t>
            </w:r>
            <w:r w:rsidRPr="00FF4533">
              <w:rPr>
                <w:rFonts w:ascii="Calibri" w:eastAsia="Calibri" w:hAnsi="Calibri" w:cs="Calibri"/>
                <w:sz w:val="22"/>
                <w:szCs w:val="22"/>
              </w:rPr>
              <w:t xml:space="preserve">entrega de los Productos al Repartidor Independiente; y </w:t>
            </w:r>
            <w:r w:rsidRPr="00FF4533">
              <w:rPr>
                <w:rFonts w:ascii="Calibri" w:eastAsia="Calibri" w:hAnsi="Calibri" w:cs="Calibri"/>
                <w:b/>
                <w:bCs/>
                <w:sz w:val="22"/>
                <w:szCs w:val="22"/>
              </w:rPr>
              <w:t>(</w:t>
            </w:r>
            <w:proofErr w:type="spellStart"/>
            <w:r w:rsidRPr="00FF4533">
              <w:rPr>
                <w:rFonts w:ascii="Calibri" w:eastAsia="Calibri" w:hAnsi="Calibri" w:cs="Calibri"/>
                <w:b/>
                <w:bCs/>
                <w:sz w:val="22"/>
                <w:szCs w:val="22"/>
              </w:rPr>
              <w:t>ii</w:t>
            </w:r>
            <w:proofErr w:type="spellEnd"/>
            <w:r w:rsidRPr="00FF4533">
              <w:rPr>
                <w:rFonts w:ascii="Calibri" w:eastAsia="Calibri" w:hAnsi="Calibri" w:cs="Calibri"/>
                <w:b/>
                <w:bCs/>
                <w:sz w:val="22"/>
                <w:szCs w:val="22"/>
              </w:rPr>
              <w:t xml:space="preserve">) </w:t>
            </w:r>
            <w:r w:rsidRPr="00FF4533">
              <w:rPr>
                <w:rFonts w:ascii="Calibri" w:eastAsia="Calibri" w:hAnsi="Calibri" w:cs="Calibri"/>
                <w:sz w:val="22"/>
                <w:szCs w:val="22"/>
              </w:rPr>
              <w:t xml:space="preserve">visualización de Pedidos activos. Consecuentemente, una vez dichos Datos Personales sean utilizados por el </w:t>
            </w:r>
            <w:r w:rsidRPr="00FF4533">
              <w:rPr>
                <w:rFonts w:ascii="Calibri" w:eastAsia="Calibri" w:hAnsi="Calibri" w:cs="Calibri"/>
                <w:b/>
                <w:bCs/>
                <w:sz w:val="22"/>
                <w:szCs w:val="22"/>
              </w:rPr>
              <w:t>Aliado Comercial</w:t>
            </w:r>
            <w:r w:rsidRPr="00FF4533">
              <w:rPr>
                <w:rFonts w:ascii="Calibri" w:eastAsia="Calibri" w:hAnsi="Calibri" w:cs="Calibri"/>
                <w:sz w:val="22"/>
                <w:szCs w:val="22"/>
              </w:rPr>
              <w:t xml:space="preserve"> para las finalidades indicadas anteriormente, estos deberán eliminarse o anonimizarse de su base de datos una vez cumplida la finalidad para la cual fueron transferidos, salvo que exista una obligación legal de conservación. Se aclara que cualquier otro uso de dichos Datos Personales se entenderá como un uso indebido y no autorizado por parte del Titular.</w:t>
            </w:r>
          </w:p>
          <w:p w14:paraId="1BD9D1DF" w14:textId="77777777" w:rsidR="00D42660" w:rsidRPr="00FF4533" w:rsidRDefault="00D42660" w:rsidP="00D42660">
            <w:pPr>
              <w:widowControl w:val="0"/>
              <w:spacing w:after="0" w:line="240" w:lineRule="auto"/>
              <w:jc w:val="both"/>
              <w:rPr>
                <w:rFonts w:ascii="Calibri" w:eastAsia="Calibri" w:hAnsi="Calibri" w:cs="Calibri"/>
                <w:sz w:val="22"/>
                <w:szCs w:val="22"/>
              </w:rPr>
            </w:pPr>
          </w:p>
          <w:p w14:paraId="0E55269D" w14:textId="77777777" w:rsidR="00D42660" w:rsidRPr="00FF4533" w:rsidRDefault="00D42660" w:rsidP="00D42660">
            <w:pPr>
              <w:widowControl w:val="0"/>
              <w:spacing w:after="0" w:line="240" w:lineRule="auto"/>
              <w:jc w:val="both"/>
              <w:rPr>
                <w:rFonts w:ascii="Calibri" w:eastAsia="Calibri" w:hAnsi="Calibri" w:cs="Calibri"/>
                <w:sz w:val="22"/>
                <w:szCs w:val="22"/>
              </w:rPr>
            </w:pPr>
            <w:r w:rsidRPr="00FF4533">
              <w:rPr>
                <w:rFonts w:ascii="Calibri" w:eastAsia="Calibri" w:hAnsi="Calibri" w:cs="Calibri"/>
                <w:sz w:val="22"/>
                <w:szCs w:val="22"/>
              </w:rPr>
              <w:t xml:space="preserve">Los Datos Personales de los Clientes que realicen un Pedido únicamente serán transferidos a </w:t>
            </w:r>
            <w:r w:rsidRPr="00FF4533">
              <w:rPr>
                <w:rFonts w:ascii="Calibri" w:eastAsia="Calibri" w:hAnsi="Calibri" w:cs="Calibri"/>
                <w:b/>
                <w:bCs/>
                <w:sz w:val="22"/>
                <w:szCs w:val="22"/>
              </w:rPr>
              <w:t>Picker Express</w:t>
            </w:r>
            <w:r w:rsidRPr="00FF4533">
              <w:rPr>
                <w:rFonts w:ascii="Calibri" w:eastAsia="Calibri" w:hAnsi="Calibri" w:cs="Calibri"/>
                <w:sz w:val="22"/>
                <w:szCs w:val="22"/>
              </w:rPr>
              <w:t xml:space="preserve"> para las siguientes finalidades: (i) exhibición de los pedidos en la plataforma correspondiente; (</w:t>
            </w:r>
            <w:proofErr w:type="spellStart"/>
            <w:r w:rsidRPr="00FF4533">
              <w:rPr>
                <w:rFonts w:ascii="Calibri" w:eastAsia="Calibri" w:hAnsi="Calibri" w:cs="Calibri"/>
                <w:sz w:val="22"/>
                <w:szCs w:val="22"/>
              </w:rPr>
              <w:t>ii</w:t>
            </w:r>
            <w:proofErr w:type="spellEnd"/>
            <w:r w:rsidRPr="00FF4533">
              <w:rPr>
                <w:rFonts w:ascii="Calibri" w:eastAsia="Calibri" w:hAnsi="Calibri" w:cs="Calibri"/>
                <w:sz w:val="22"/>
                <w:szCs w:val="22"/>
              </w:rPr>
              <w:t>) envío de correo electrónico y/o mensaje de texto (SMS) al Cliente con el respectivo enlace de seguimiento del Pedido activo; y (</w:t>
            </w:r>
            <w:proofErr w:type="spellStart"/>
            <w:r w:rsidRPr="00FF4533">
              <w:rPr>
                <w:rFonts w:ascii="Calibri" w:eastAsia="Calibri" w:hAnsi="Calibri" w:cs="Calibri"/>
                <w:sz w:val="22"/>
                <w:szCs w:val="22"/>
              </w:rPr>
              <w:t>ii</w:t>
            </w:r>
            <w:proofErr w:type="spellEnd"/>
            <w:r w:rsidRPr="00FF4533">
              <w:rPr>
                <w:rFonts w:ascii="Calibri" w:eastAsia="Calibri" w:hAnsi="Calibri" w:cs="Calibri"/>
                <w:sz w:val="22"/>
                <w:szCs w:val="22"/>
              </w:rPr>
              <w:t xml:space="preserve">) transferencia a los repartidores independientes para que puedan realizar la entrega de los Productos en los puntos de entrega seleccionados por los Clientes. Consecuentemente, una vez dichos Datos Personales sean utilizados por </w:t>
            </w:r>
            <w:r w:rsidRPr="00FF4533">
              <w:rPr>
                <w:rFonts w:ascii="Calibri" w:eastAsia="Calibri" w:hAnsi="Calibri" w:cs="Calibri"/>
                <w:b/>
                <w:bCs/>
                <w:sz w:val="22"/>
                <w:szCs w:val="22"/>
              </w:rPr>
              <w:t>Picker Express</w:t>
            </w:r>
            <w:r w:rsidRPr="00FF4533">
              <w:rPr>
                <w:rFonts w:ascii="Calibri" w:eastAsia="Calibri" w:hAnsi="Calibri" w:cs="Calibri"/>
                <w:sz w:val="22"/>
                <w:szCs w:val="22"/>
              </w:rPr>
              <w:t xml:space="preserve"> para las finalidades indicadas anteriormente, estos deberán eliminarse o anonimizarse de su base de datos una vez cumplida la finalidad para la cual fueron transferidos, salvo que exista una obligación legal de conservación. Se aclara que cualquier otro uso de dichos Datos Personales se entenderá como un uso indebido y no autorizado por parte del Titular. </w:t>
            </w:r>
          </w:p>
          <w:p w14:paraId="73B71D43" w14:textId="77777777" w:rsidR="00D42660" w:rsidRPr="00FF4533" w:rsidRDefault="00D42660" w:rsidP="00D42660">
            <w:pPr>
              <w:widowControl w:val="0"/>
              <w:spacing w:after="0" w:line="240" w:lineRule="auto"/>
              <w:jc w:val="both"/>
              <w:rPr>
                <w:ins w:id="0" w:author="Irene Maria Valarezo Diaz" w:date="2026-07-01T20:48:00Z"/>
                <w:rFonts w:ascii="Calibri" w:eastAsia="Calibri" w:hAnsi="Calibri" w:cs="Calibri"/>
                <w:sz w:val="22"/>
                <w:szCs w:val="22"/>
              </w:rPr>
            </w:pPr>
          </w:p>
          <w:p w14:paraId="52EA9770" w14:textId="77777777" w:rsidR="00D42660" w:rsidRPr="00FF4533" w:rsidRDefault="00D42660" w:rsidP="00D42660">
            <w:pPr>
              <w:widowControl w:val="0"/>
              <w:spacing w:after="0" w:line="240" w:lineRule="auto"/>
              <w:jc w:val="both"/>
              <w:rPr>
                <w:ins w:id="1" w:author="Irene Maria Valarezo Diaz" w:date="2026-07-01T20:48:00Z"/>
                <w:rFonts w:ascii="Calibri" w:eastAsia="Calibri" w:hAnsi="Calibri" w:cs="Calibri"/>
                <w:sz w:val="22"/>
                <w:szCs w:val="22"/>
              </w:rPr>
            </w:pPr>
            <w:r w:rsidRPr="00FF4533">
              <w:rPr>
                <w:rFonts w:ascii="Calibri" w:eastAsia="Calibri" w:hAnsi="Calibri" w:cs="Calibri"/>
                <w:sz w:val="22"/>
                <w:szCs w:val="22"/>
              </w:rPr>
              <w:t>Cada Parte será responsable del tratamiento de los Datos Personales que realice bajo su control y conforme a las finalidades previstas en el presente Contrato y en la legislación aplicable. En consecuencia, cada Parte mantendrá indemne a la otra únicamente respecto de las reclamaciones, sanciones, daños, perjuicios, costos y gastos que deriven directamente de incumplimientos que le sean exclusivamente imputables en materia de protección de Datos Personales.</w:t>
            </w:r>
          </w:p>
          <w:p w14:paraId="43CA3E1F" w14:textId="77777777" w:rsidR="00D42660" w:rsidRPr="00B41095" w:rsidRDefault="00D42660" w:rsidP="00D42660">
            <w:pPr>
              <w:widowControl w:val="0"/>
              <w:pBdr>
                <w:top w:val="nil"/>
                <w:left w:val="nil"/>
                <w:bottom w:val="nil"/>
                <w:right w:val="nil"/>
                <w:between w:val="nil"/>
              </w:pBdr>
              <w:spacing w:after="0" w:line="240" w:lineRule="auto"/>
              <w:jc w:val="both"/>
              <w:rPr>
                <w:rFonts w:ascii="Calibri" w:eastAsia="Calibri" w:hAnsi="Calibri" w:cs="Calibri"/>
                <w:sz w:val="22"/>
                <w:szCs w:val="22"/>
              </w:rPr>
            </w:pPr>
          </w:p>
        </w:tc>
      </w:tr>
      <w:tr w:rsidR="00F72471" w14:paraId="7047FA27" w14:textId="77777777">
        <w:tc>
          <w:tcPr>
            <w:tcW w:w="1845" w:type="dxa"/>
          </w:tcPr>
          <w:p w14:paraId="52A8B0AA" w14:textId="77777777" w:rsidR="00F72471" w:rsidRPr="00B41095" w:rsidRDefault="00A93B56">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sidRPr="00B41095">
              <w:rPr>
                <w:rFonts w:ascii="Calibri" w:eastAsia="Calibri" w:hAnsi="Calibri" w:cs="Calibri"/>
                <w:b/>
                <w:bCs/>
                <w:sz w:val="22"/>
                <w:szCs w:val="22"/>
              </w:rPr>
              <w:lastRenderedPageBreak/>
              <w:t>Descuentos</w:t>
            </w:r>
          </w:p>
        </w:tc>
        <w:tc>
          <w:tcPr>
            <w:tcW w:w="7215" w:type="dxa"/>
            <w:gridSpan w:val="7"/>
          </w:tcPr>
          <w:p w14:paraId="2C8E5CD9" w14:textId="149D98BF" w:rsidR="00F72471" w:rsidRPr="00B41095" w:rsidRDefault="00F72471">
            <w:pPr>
              <w:widowControl w:val="0"/>
              <w:pBdr>
                <w:top w:val="nil"/>
                <w:left w:val="nil"/>
                <w:bottom w:val="nil"/>
                <w:right w:val="nil"/>
                <w:between w:val="nil"/>
              </w:pBdr>
              <w:spacing w:after="0" w:line="240" w:lineRule="auto"/>
              <w:jc w:val="both"/>
              <w:rPr>
                <w:rFonts w:ascii="Calibri" w:eastAsia="Calibri" w:hAnsi="Calibri" w:cs="Calibri"/>
                <w:sz w:val="22"/>
                <w:szCs w:val="22"/>
              </w:rPr>
            </w:pPr>
          </w:p>
          <w:p w14:paraId="6C8CCAAB" w14:textId="59233F58" w:rsidR="00F72471" w:rsidRPr="00B41095" w:rsidRDefault="00B41095">
            <w:pPr>
              <w:widowControl w:val="0"/>
              <w:pBdr>
                <w:top w:val="nil"/>
                <w:left w:val="nil"/>
                <w:bottom w:val="nil"/>
                <w:right w:val="nil"/>
                <w:between w:val="nil"/>
              </w:pBdr>
              <w:spacing w:after="0" w:line="240" w:lineRule="auto"/>
              <w:jc w:val="both"/>
              <w:rPr>
                <w:rFonts w:ascii="Calibri" w:eastAsia="Calibri" w:hAnsi="Calibri" w:cs="Calibri"/>
                <w:sz w:val="22"/>
                <w:szCs w:val="22"/>
              </w:rPr>
            </w:pPr>
            <w:r w:rsidRPr="00B41095">
              <w:rPr>
                <w:rFonts w:ascii="Calibri" w:eastAsia="Calibri" w:hAnsi="Calibri" w:cs="Calibri"/>
                <w:sz w:val="22"/>
                <w:szCs w:val="22"/>
              </w:rPr>
              <w:t>No Aplica</w:t>
            </w:r>
          </w:p>
        </w:tc>
      </w:tr>
      <w:tr w:rsidR="00F72471" w14:paraId="0CE0ACC6" w14:textId="77777777">
        <w:tc>
          <w:tcPr>
            <w:tcW w:w="1845" w:type="dxa"/>
          </w:tcPr>
          <w:p w14:paraId="1454AA13" w14:textId="77777777" w:rsidR="00F72471" w:rsidRDefault="00A93B56">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Formas de Reembolso:</w:t>
            </w:r>
          </w:p>
        </w:tc>
        <w:tc>
          <w:tcPr>
            <w:tcW w:w="7215" w:type="dxa"/>
            <w:gridSpan w:val="7"/>
          </w:tcPr>
          <w:p w14:paraId="79BA6672" w14:textId="77777777" w:rsidR="00875429" w:rsidRDefault="00875429">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p>
          <w:p w14:paraId="0F0D50C7" w14:textId="48C2F193" w:rsidR="00F72471" w:rsidRDefault="00A93B56">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Todos los reembolsos serán aplicados en formato descuento, aplicable a facturas futuras. Picker no realizará reembolsos mediante pagos en efectivo ni transferencias bancarias.</w:t>
            </w:r>
          </w:p>
        </w:tc>
      </w:tr>
      <w:tr w:rsidR="00F72471" w14:paraId="05F31DD1" w14:textId="77777777">
        <w:tc>
          <w:tcPr>
            <w:tcW w:w="1845" w:type="dxa"/>
          </w:tcPr>
          <w:p w14:paraId="2250F08A" w14:textId="77777777" w:rsidR="00F72471" w:rsidRDefault="00A93B56">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 xml:space="preserve">Fecha Efectiva </w:t>
            </w:r>
          </w:p>
          <w:p w14:paraId="162891FC" w14:textId="77777777" w:rsidR="00F72471" w:rsidRDefault="00A93B56">
            <w:pPr>
              <w:widowControl w:val="0"/>
              <w:pBdr>
                <w:top w:val="nil"/>
                <w:left w:val="nil"/>
                <w:bottom w:val="nil"/>
                <w:right w:val="nil"/>
                <w:between w:val="nil"/>
              </w:pBdr>
              <w:spacing w:after="0" w:line="240" w:lineRule="auto"/>
              <w:jc w:val="center"/>
              <w:rPr>
                <w:rFonts w:ascii="Calibri" w:eastAsia="Calibri" w:hAnsi="Calibri" w:cs="Calibri"/>
                <w:sz w:val="22"/>
                <w:szCs w:val="22"/>
              </w:rPr>
            </w:pPr>
            <w:r>
              <w:rPr>
                <w:rFonts w:ascii="Calibri" w:eastAsia="Calibri" w:hAnsi="Calibri" w:cs="Calibri"/>
                <w:b/>
                <w:bCs/>
                <w:sz w:val="22"/>
                <w:szCs w:val="22"/>
              </w:rPr>
              <w:t>del Contrato:</w:t>
            </w:r>
          </w:p>
        </w:tc>
        <w:tc>
          <w:tcPr>
            <w:tcW w:w="7215" w:type="dxa"/>
            <w:gridSpan w:val="7"/>
          </w:tcPr>
          <w:p w14:paraId="2D753EB3" w14:textId="77777777" w:rsidR="00F72471" w:rsidRDefault="00A93B56">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r>
              <w:rPr>
                <w:rFonts w:ascii="Calibri" w:eastAsia="Calibri" w:hAnsi="Calibri" w:cs="Calibri"/>
                <w:sz w:val="22"/>
                <w:szCs w:val="22"/>
                <w:highlight w:val="yellow"/>
              </w:rPr>
              <w:t>Fecha Efectiva</w:t>
            </w:r>
          </w:p>
        </w:tc>
      </w:tr>
      <w:tr w:rsidR="00F72471" w14:paraId="74EE1910" w14:textId="77777777">
        <w:tc>
          <w:tcPr>
            <w:tcW w:w="1845" w:type="dxa"/>
          </w:tcPr>
          <w:p w14:paraId="5ACB84A9" w14:textId="77777777" w:rsidR="00F72471" w:rsidRDefault="00A93B56">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sz w:val="22"/>
                <w:szCs w:val="22"/>
              </w:rPr>
              <w:lastRenderedPageBreak/>
              <w:t>Vigencia del Contrato:</w:t>
            </w:r>
          </w:p>
        </w:tc>
        <w:tc>
          <w:tcPr>
            <w:tcW w:w="7215" w:type="dxa"/>
            <w:gridSpan w:val="7"/>
          </w:tcPr>
          <w:p w14:paraId="4CAD27E7" w14:textId="65A513DD" w:rsidR="00F72471" w:rsidRDefault="00A93B56">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sidRPr="00875429">
              <w:rPr>
                <w:rFonts w:ascii="Calibri" w:eastAsia="Calibri" w:hAnsi="Calibri" w:cs="Calibri"/>
                <w:b/>
                <w:bCs/>
                <w:sz w:val="22"/>
                <w:szCs w:val="22"/>
              </w:rPr>
              <w:t xml:space="preserve">Indeterminada: </w:t>
            </w:r>
            <w:r w:rsidRPr="00875429">
              <w:rPr>
                <w:rFonts w:ascii="Calibri" w:eastAsia="Calibri" w:hAnsi="Calibri" w:cs="Calibri"/>
                <w:sz w:val="22"/>
                <w:szCs w:val="22"/>
              </w:rPr>
              <w:t>La</w:t>
            </w:r>
            <w:r>
              <w:rPr>
                <w:rFonts w:ascii="Calibri" w:eastAsia="Calibri" w:hAnsi="Calibri" w:cs="Calibri"/>
                <w:sz w:val="22"/>
                <w:szCs w:val="22"/>
              </w:rPr>
              <w:t xml:space="preserve"> vigencia del presente</w:t>
            </w:r>
            <w:r>
              <w:rPr>
                <w:rFonts w:ascii="Calibri" w:eastAsia="Calibri" w:hAnsi="Calibri" w:cs="Calibri"/>
                <w:b/>
                <w:bCs/>
                <w:sz w:val="22"/>
                <w:szCs w:val="22"/>
              </w:rPr>
              <w:t xml:space="preserve"> Contrato</w:t>
            </w:r>
            <w:r>
              <w:rPr>
                <w:rFonts w:ascii="Calibri" w:eastAsia="Calibri" w:hAnsi="Calibri" w:cs="Calibri"/>
                <w:sz w:val="22"/>
                <w:szCs w:val="22"/>
              </w:rPr>
              <w:t xml:space="preserve"> será indeterminada a partir de la Fecha Efectiva descrita anteriormente, no </w:t>
            </w:r>
            <w:r w:rsidR="00A97F3E">
              <w:rPr>
                <w:rFonts w:ascii="Calibri" w:eastAsia="Calibri" w:hAnsi="Calibri" w:cs="Calibri"/>
                <w:sz w:val="22"/>
                <w:szCs w:val="22"/>
              </w:rPr>
              <w:t>obstante,</w:t>
            </w:r>
            <w:r>
              <w:rPr>
                <w:rFonts w:ascii="Calibri" w:eastAsia="Calibri" w:hAnsi="Calibri" w:cs="Calibri"/>
                <w:sz w:val="22"/>
                <w:szCs w:val="22"/>
              </w:rPr>
              <w:t xml:space="preserve"> lo anterior, </w:t>
            </w:r>
            <w:r>
              <w:rPr>
                <w:rFonts w:ascii="Calibri" w:eastAsia="Calibri" w:hAnsi="Calibri" w:cs="Calibri"/>
                <w:sz w:val="22"/>
                <w:szCs w:val="22"/>
                <w:highlight w:val="white"/>
              </w:rPr>
              <w:t>cualquiera de las Partes podrá dar por terminado el presente Contrato, mediante notificación por escrito a la otra Parte con al menos treinta (30) días calendario de antelación.</w:t>
            </w:r>
          </w:p>
          <w:p w14:paraId="29E0A0F6" w14:textId="77777777" w:rsidR="00F72471" w:rsidRDefault="00A93B56">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 terminación anticipada del Contrato no liberará al </w:t>
            </w:r>
            <w:r>
              <w:rPr>
                <w:rFonts w:ascii="Calibri" w:eastAsia="Calibri" w:hAnsi="Calibri" w:cs="Calibri"/>
                <w:b/>
                <w:bCs/>
                <w:sz w:val="22"/>
                <w:szCs w:val="22"/>
                <w:highlight w:val="white"/>
              </w:rPr>
              <w:t>Aliado Comercial</w:t>
            </w:r>
            <w:r>
              <w:rPr>
                <w:rFonts w:ascii="Calibri" w:eastAsia="Calibri" w:hAnsi="Calibri" w:cs="Calibri"/>
                <w:sz w:val="22"/>
                <w:szCs w:val="22"/>
                <w:highlight w:val="white"/>
              </w:rPr>
              <w:t xml:space="preserve"> de las obligaciones de pago correspondientes a los servicios efectivamente prestados, valores causados, cargos devengados, penalidades aplicables ni de cualquier otro monto generado o pendiente de facturación hasta la fecha efectiva de terminación.</w:t>
            </w:r>
          </w:p>
          <w:p w14:paraId="63D889A2" w14:textId="5C2BED39" w:rsidR="00F72471" w:rsidRDefault="00A93B56">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Las partes reconocen que, la presente facultad de terminación anticipada no implica en ningún caso la condonación de obligaciones económicas ya nacidas ni el desconocimiento de los costos, inversiones, recursos y servicios desplegados por </w:t>
            </w:r>
            <w:r>
              <w:rPr>
                <w:rFonts w:ascii="Calibri" w:eastAsia="Calibri" w:hAnsi="Calibri" w:cs="Calibri"/>
                <w:b/>
                <w:bCs/>
                <w:sz w:val="22"/>
                <w:szCs w:val="22"/>
                <w:highlight w:val="white"/>
              </w:rPr>
              <w:t>Picker Express</w:t>
            </w:r>
            <w:r>
              <w:rPr>
                <w:rFonts w:ascii="Calibri" w:eastAsia="Calibri" w:hAnsi="Calibri" w:cs="Calibri"/>
                <w:sz w:val="22"/>
                <w:szCs w:val="22"/>
                <w:highlight w:val="white"/>
              </w:rPr>
              <w:t xml:space="preserve"> para la ejecución del Contrato.</w:t>
            </w:r>
          </w:p>
          <w:p w14:paraId="0524EEE9" w14:textId="77777777" w:rsidR="00F72471" w:rsidRDefault="00F72471">
            <w:pPr>
              <w:widowControl w:val="0"/>
              <w:pBdr>
                <w:top w:val="nil"/>
                <w:left w:val="nil"/>
                <w:bottom w:val="nil"/>
                <w:right w:val="nil"/>
                <w:between w:val="nil"/>
              </w:pBdr>
              <w:spacing w:after="0" w:line="240" w:lineRule="auto"/>
              <w:jc w:val="both"/>
              <w:rPr>
                <w:rFonts w:ascii="Calibri" w:eastAsia="Calibri" w:hAnsi="Calibri" w:cs="Calibri"/>
                <w:sz w:val="22"/>
                <w:szCs w:val="22"/>
              </w:rPr>
            </w:pPr>
          </w:p>
        </w:tc>
      </w:tr>
    </w:tbl>
    <w:p w14:paraId="2EDF3EB7"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63986D22" w14:textId="77777777" w:rsidR="00875429" w:rsidRDefault="00875429">
      <w:pPr>
        <w:pBdr>
          <w:top w:val="nil"/>
          <w:left w:val="nil"/>
          <w:bottom w:val="nil"/>
          <w:right w:val="nil"/>
          <w:between w:val="nil"/>
        </w:pBdr>
        <w:spacing w:after="0" w:line="240" w:lineRule="auto"/>
        <w:jc w:val="both"/>
        <w:rPr>
          <w:rFonts w:ascii="Calibri" w:eastAsia="Calibri" w:hAnsi="Calibri" w:cs="Calibri"/>
          <w:color w:val="000000"/>
          <w:sz w:val="22"/>
          <w:szCs w:val="22"/>
        </w:rPr>
      </w:pPr>
    </w:p>
    <w:p w14:paraId="2DC78DA1" w14:textId="77777777" w:rsidR="00875429" w:rsidRDefault="00875429">
      <w:pPr>
        <w:pBdr>
          <w:top w:val="nil"/>
          <w:left w:val="nil"/>
          <w:bottom w:val="nil"/>
          <w:right w:val="nil"/>
          <w:between w:val="nil"/>
        </w:pBdr>
        <w:spacing w:after="0" w:line="240" w:lineRule="auto"/>
        <w:jc w:val="both"/>
        <w:rPr>
          <w:rFonts w:ascii="Calibri" w:eastAsia="Calibri" w:hAnsi="Calibri" w:cs="Calibri"/>
          <w:color w:val="000000"/>
          <w:sz w:val="22"/>
          <w:szCs w:val="22"/>
        </w:rPr>
      </w:pPr>
    </w:p>
    <w:p w14:paraId="52F599EB" w14:textId="699FAD48" w:rsidR="00F72471" w:rsidRDefault="00A93B56">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Para los efectos legales conducentes, una vez leído y entendido por complet</w:t>
      </w:r>
      <w:r>
        <w:rPr>
          <w:rFonts w:ascii="Calibri" w:eastAsia="Calibri" w:hAnsi="Calibri" w:cs="Calibri"/>
          <w:sz w:val="22"/>
          <w:szCs w:val="22"/>
        </w:rPr>
        <w:t>o</w:t>
      </w:r>
      <w:r>
        <w:rPr>
          <w:rFonts w:ascii="Calibri" w:eastAsia="Calibri" w:hAnsi="Calibri" w:cs="Calibri"/>
          <w:color w:val="000000"/>
          <w:sz w:val="22"/>
          <w:szCs w:val="22"/>
        </w:rPr>
        <w:t xml:space="preserve"> las obligaciones y derechos que se contraen con el presente, proceden las partes a firmar el presente </w:t>
      </w:r>
      <w:r>
        <w:rPr>
          <w:rFonts w:ascii="Calibri" w:eastAsia="Calibri" w:hAnsi="Calibri" w:cs="Calibri"/>
          <w:b/>
          <w:bCs/>
          <w:sz w:val="22"/>
          <w:szCs w:val="22"/>
        </w:rPr>
        <w:t>C</w:t>
      </w:r>
      <w:r>
        <w:rPr>
          <w:rFonts w:ascii="Calibri" w:eastAsia="Calibri" w:hAnsi="Calibri" w:cs="Calibri"/>
          <w:b/>
          <w:bCs/>
          <w:color w:val="000000"/>
          <w:sz w:val="22"/>
          <w:szCs w:val="22"/>
        </w:rPr>
        <w:t>ontrato</w:t>
      </w:r>
      <w:r>
        <w:rPr>
          <w:rFonts w:ascii="Calibri" w:eastAsia="Calibri" w:hAnsi="Calibri" w:cs="Calibri"/>
          <w:color w:val="000000"/>
          <w:sz w:val="22"/>
          <w:szCs w:val="22"/>
        </w:rPr>
        <w:t>:</w:t>
      </w:r>
    </w:p>
    <w:p w14:paraId="331EA756" w14:textId="77777777" w:rsidR="00F72471" w:rsidRDefault="00F72471">
      <w:pPr>
        <w:jc w:val="both"/>
        <w:rPr>
          <w:rFonts w:ascii="Calibri" w:eastAsia="Calibri" w:hAnsi="Calibri" w:cs="Calibri"/>
          <w:sz w:val="22"/>
          <w:szCs w:val="22"/>
        </w:rPr>
      </w:pPr>
    </w:p>
    <w:p w14:paraId="3A06555A" w14:textId="77777777" w:rsidR="00F72471" w:rsidRDefault="00F72471">
      <w:pPr>
        <w:jc w:val="both"/>
        <w:rPr>
          <w:rFonts w:ascii="Calibri" w:eastAsia="Calibri" w:hAnsi="Calibri" w:cs="Calibri"/>
          <w:sz w:val="22"/>
          <w:szCs w:val="22"/>
        </w:rPr>
      </w:pPr>
    </w:p>
    <w:p w14:paraId="20051FA2" w14:textId="77777777" w:rsidR="00F72471" w:rsidRDefault="00F72471">
      <w:pPr>
        <w:jc w:val="both"/>
        <w:rPr>
          <w:rFonts w:ascii="Calibri" w:eastAsia="Calibri" w:hAnsi="Calibri" w:cs="Calibri"/>
          <w:sz w:val="22"/>
          <w:szCs w:val="22"/>
        </w:rPr>
      </w:pPr>
    </w:p>
    <w:p w14:paraId="7F9B5DB1" w14:textId="77777777" w:rsidR="00F72471" w:rsidRDefault="00F72471">
      <w:pPr>
        <w:jc w:val="both"/>
        <w:rPr>
          <w:rFonts w:ascii="Calibri" w:eastAsia="Calibri" w:hAnsi="Calibri" w:cs="Calibri"/>
          <w:sz w:val="22"/>
          <w:szCs w:val="22"/>
        </w:rPr>
      </w:pPr>
    </w:p>
    <w:tbl>
      <w:tblPr>
        <w:tblStyle w:val="a2"/>
        <w:tblW w:w="9054" w:type="dxa"/>
        <w:tblInd w:w="-108" w:type="dxa"/>
        <w:tblLayout w:type="fixed"/>
        <w:tblLook w:val="0000" w:firstRow="0" w:lastRow="0" w:firstColumn="0" w:lastColumn="0" w:noHBand="0" w:noVBand="0"/>
      </w:tblPr>
      <w:tblGrid>
        <w:gridCol w:w="3723"/>
        <w:gridCol w:w="1444"/>
        <w:gridCol w:w="3887"/>
      </w:tblGrid>
      <w:tr w:rsidR="00F72471" w14:paraId="20ACE292" w14:textId="77777777">
        <w:tc>
          <w:tcPr>
            <w:tcW w:w="3723" w:type="dxa"/>
            <w:tcBorders>
              <w:top w:val="single" w:sz="4" w:space="0" w:color="000000"/>
            </w:tcBorders>
          </w:tcPr>
          <w:p w14:paraId="06665953" w14:textId="77777777" w:rsidR="00F72471" w:rsidRDefault="00F72471">
            <w:pPr>
              <w:spacing w:after="0" w:line="240" w:lineRule="auto"/>
              <w:jc w:val="both"/>
              <w:rPr>
                <w:rFonts w:ascii="Calibri" w:eastAsia="Calibri" w:hAnsi="Calibri" w:cs="Calibri"/>
                <w:sz w:val="22"/>
                <w:szCs w:val="22"/>
              </w:rPr>
            </w:pPr>
          </w:p>
          <w:p w14:paraId="1F7D68BF" w14:textId="77777777" w:rsidR="00F72471" w:rsidRDefault="00A93B56">
            <w:pP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w:t>
            </w:r>
          </w:p>
          <w:p w14:paraId="29282594" w14:textId="77777777" w:rsidR="00F72471" w:rsidRDefault="00A93B56">
            <w:pP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04366F78" w14:textId="77777777" w:rsidR="00F72471" w:rsidRDefault="00A93B56">
            <w:pP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XXXXXXXXX</w:t>
            </w:r>
          </w:p>
          <w:p w14:paraId="375EF3C2" w14:textId="77777777" w:rsidR="00F72471" w:rsidRDefault="00F72471">
            <w:pPr>
              <w:spacing w:after="0" w:line="240" w:lineRule="auto"/>
              <w:jc w:val="both"/>
              <w:rPr>
                <w:rFonts w:ascii="Calibri" w:eastAsia="Calibri" w:hAnsi="Calibri" w:cs="Calibri"/>
                <w:sz w:val="22"/>
                <w:szCs w:val="22"/>
              </w:rPr>
            </w:pPr>
          </w:p>
        </w:tc>
        <w:tc>
          <w:tcPr>
            <w:tcW w:w="1444" w:type="dxa"/>
          </w:tcPr>
          <w:p w14:paraId="50BA36E9" w14:textId="77777777" w:rsidR="00F72471" w:rsidRDefault="00F72471">
            <w:pPr>
              <w:spacing w:after="0" w:line="240" w:lineRule="auto"/>
              <w:jc w:val="both"/>
              <w:rPr>
                <w:rFonts w:ascii="Calibri" w:eastAsia="Calibri" w:hAnsi="Calibri" w:cs="Calibri"/>
                <w:sz w:val="22"/>
                <w:szCs w:val="22"/>
              </w:rPr>
            </w:pPr>
          </w:p>
        </w:tc>
        <w:tc>
          <w:tcPr>
            <w:tcW w:w="3887" w:type="dxa"/>
          </w:tcPr>
          <w:p w14:paraId="12D975E5" w14:textId="77777777" w:rsidR="00F72471" w:rsidRDefault="00F72471">
            <w:pPr>
              <w:pBdr>
                <w:top w:val="single" w:sz="4" w:space="1" w:color="000000"/>
              </w:pBdr>
              <w:spacing w:after="0" w:line="240" w:lineRule="auto"/>
              <w:jc w:val="both"/>
              <w:rPr>
                <w:rFonts w:ascii="Calibri" w:eastAsia="Calibri" w:hAnsi="Calibri" w:cs="Calibri"/>
                <w:sz w:val="22"/>
                <w:szCs w:val="22"/>
              </w:rPr>
            </w:pPr>
          </w:p>
          <w:p w14:paraId="3B8C7F39" w14:textId="41819CED" w:rsidR="00F72471" w:rsidRDefault="00A93B56">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w:t>
            </w:r>
            <w:r w:rsidR="006429FA">
              <w:rPr>
                <w:rFonts w:ascii="Calibri" w:eastAsia="Calibri" w:hAnsi="Calibri" w:cs="Calibri"/>
                <w:sz w:val="22"/>
                <w:szCs w:val="22"/>
              </w:rPr>
              <w:t>Antonio José Pazmiño Alarcón</w:t>
            </w:r>
          </w:p>
          <w:p w14:paraId="17F98DEB" w14:textId="77777777" w:rsidR="00F72471" w:rsidRDefault="00A93B56">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5BC62C8A" w14:textId="7E5EB726" w:rsidR="00F72471" w:rsidRDefault="00A93B56">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w:t>
            </w:r>
            <w:r w:rsidR="006429FA">
              <w:rPr>
                <w:rFonts w:ascii="Calibri" w:eastAsia="Calibri" w:hAnsi="Calibri" w:cs="Calibri"/>
                <w:sz w:val="22"/>
                <w:szCs w:val="22"/>
              </w:rPr>
              <w:t>antonio</w:t>
            </w:r>
            <w:r>
              <w:rPr>
                <w:rFonts w:ascii="Calibri" w:eastAsia="Calibri" w:hAnsi="Calibri" w:cs="Calibri"/>
                <w:sz w:val="22"/>
                <w:szCs w:val="22"/>
              </w:rPr>
              <w:t>@pickerexpress.com</w:t>
            </w:r>
          </w:p>
          <w:p w14:paraId="5CA77E80" w14:textId="77777777" w:rsidR="00F72471" w:rsidRDefault="00F72471">
            <w:pPr>
              <w:spacing w:after="0" w:line="240" w:lineRule="auto"/>
              <w:jc w:val="both"/>
              <w:rPr>
                <w:rFonts w:ascii="Calibri" w:eastAsia="Calibri" w:hAnsi="Calibri" w:cs="Calibri"/>
                <w:sz w:val="22"/>
                <w:szCs w:val="22"/>
              </w:rPr>
            </w:pPr>
          </w:p>
        </w:tc>
      </w:tr>
    </w:tbl>
    <w:p w14:paraId="237CCE5D" w14:textId="77777777" w:rsidR="00F72471" w:rsidRDefault="00F72471">
      <w:pPr>
        <w:rPr>
          <w:rFonts w:ascii="Calibri" w:eastAsia="Calibri" w:hAnsi="Calibri" w:cs="Calibri"/>
          <w:sz w:val="22"/>
          <w:szCs w:val="22"/>
        </w:rPr>
      </w:pPr>
    </w:p>
    <w:sectPr w:rsidR="00F7247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404B6B-4B63-4945-B16E-0E15FCBA51E8}"/>
    <w:embedBold r:id="rId2" w:fontKey="{7A7111EF-C02D-AC40-89A5-3159F76550E3}"/>
  </w:font>
  <w:font w:name="Aptos">
    <w:panose1 w:val="020B0004020202020204"/>
    <w:charset w:val="00"/>
    <w:family w:val="swiss"/>
    <w:pitch w:val="variable"/>
    <w:sig w:usb0="20000287" w:usb1="00000003" w:usb2="00000000" w:usb3="00000000" w:csb0="0000019F" w:csb1="00000000"/>
    <w:embedRegular r:id="rId3" w:fontKey="{E01A39FD-E950-E241-B48A-F2E9F660CC35}"/>
    <w:embedBold r:id="rId4" w:fontKey="{6F2508C9-5C3C-6C47-8955-4A0EE584C953}"/>
  </w:font>
  <w:font w:name="Georgia">
    <w:panose1 w:val="02040502050405020303"/>
    <w:charset w:val="00"/>
    <w:family w:val="roman"/>
    <w:pitch w:val="variable"/>
    <w:sig w:usb0="00000287" w:usb1="00000000" w:usb2="00000000" w:usb3="00000000" w:csb0="0000009F" w:csb1="00000000"/>
    <w:embedItalic r:id="rId5" w:fontKey="{6CE84E8D-5766-BE42-8399-7F89B7B02F8F}"/>
  </w:font>
  <w:font w:name="Calibri">
    <w:panose1 w:val="020F0502020204030204"/>
    <w:charset w:val="00"/>
    <w:family w:val="swiss"/>
    <w:pitch w:val="variable"/>
    <w:sig w:usb0="E4002EFF" w:usb1="C200247B" w:usb2="00000009" w:usb3="00000000" w:csb0="000001FF" w:csb1="00000000"/>
    <w:embedRegular r:id="rId6" w:fontKey="{9AF30CEA-3224-E04D-BC9B-49A5581415E1}"/>
    <w:embedBold r:id="rId7" w:fontKey="{BA69690A-E659-2647-80A8-4975BFC5BFAA}"/>
  </w:font>
  <w:font w:name="Cambria">
    <w:panose1 w:val="02040503050406030204"/>
    <w:charset w:val="00"/>
    <w:family w:val="roman"/>
    <w:pitch w:val="variable"/>
    <w:sig w:usb0="E00006FF" w:usb1="420024FF" w:usb2="02000000" w:usb3="00000000" w:csb0="0000019F" w:csb1="00000000"/>
    <w:embedRegular r:id="rId8" w:fontKey="{94F65921-8B4A-7B44-86F0-FA5797848B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0ECB"/>
    <w:multiLevelType w:val="multilevel"/>
    <w:tmpl w:val="99D05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C5031F"/>
    <w:multiLevelType w:val="multilevel"/>
    <w:tmpl w:val="ED845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4092244">
    <w:abstractNumId w:val="0"/>
  </w:num>
  <w:num w:numId="2" w16cid:durableId="3995206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ene Maria Valarezo Diaz">
    <w15:presenceInfo w15:providerId="AD" w15:userId="S::ivalarezod@guayaquil.gov.ec::223e8d19-daa6-4db3-bab8-5224ee46d0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471"/>
    <w:rsid w:val="00131A1E"/>
    <w:rsid w:val="001519D4"/>
    <w:rsid w:val="001A601F"/>
    <w:rsid w:val="0027514B"/>
    <w:rsid w:val="00275E39"/>
    <w:rsid w:val="00302DA1"/>
    <w:rsid w:val="003554FF"/>
    <w:rsid w:val="00373A5E"/>
    <w:rsid w:val="003C1B55"/>
    <w:rsid w:val="005A544C"/>
    <w:rsid w:val="006429FA"/>
    <w:rsid w:val="00695F98"/>
    <w:rsid w:val="006C7671"/>
    <w:rsid w:val="00751558"/>
    <w:rsid w:val="007B0818"/>
    <w:rsid w:val="00875429"/>
    <w:rsid w:val="009330F8"/>
    <w:rsid w:val="009C4356"/>
    <w:rsid w:val="00A93B56"/>
    <w:rsid w:val="00A97F3E"/>
    <w:rsid w:val="00B41095"/>
    <w:rsid w:val="00BF1D4B"/>
    <w:rsid w:val="00D009D6"/>
    <w:rsid w:val="00D30D2E"/>
    <w:rsid w:val="00D41520"/>
    <w:rsid w:val="00D42660"/>
    <w:rsid w:val="00DB3CC8"/>
    <w:rsid w:val="00DF59FF"/>
    <w:rsid w:val="00E32678"/>
    <w:rsid w:val="00E66A88"/>
    <w:rsid w:val="00F72471"/>
    <w:rsid w:val="00F87F3F"/>
    <w:rsid w:val="00F97E26"/>
    <w:rsid w:val="00FE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54C8"/>
  <w15:docId w15:val="{54305E41-212E-458D-BB18-2FEB90C4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F87F3F"/>
    <w:rPr>
      <w:sz w:val="16"/>
      <w:szCs w:val="16"/>
    </w:rPr>
  </w:style>
  <w:style w:type="paragraph" w:styleId="Textocomentario">
    <w:name w:val="annotation text"/>
    <w:basedOn w:val="Normal"/>
    <w:link w:val="TextocomentarioCar"/>
    <w:uiPriority w:val="99"/>
    <w:unhideWhenUsed/>
    <w:rsid w:val="00F87F3F"/>
    <w:pPr>
      <w:spacing w:line="240" w:lineRule="auto"/>
    </w:pPr>
    <w:rPr>
      <w:sz w:val="20"/>
      <w:szCs w:val="20"/>
    </w:rPr>
  </w:style>
  <w:style w:type="character" w:customStyle="1" w:styleId="TextocomentarioCar">
    <w:name w:val="Texto comentario Car"/>
    <w:basedOn w:val="Fuentedeprrafopredeter"/>
    <w:link w:val="Textocomentario"/>
    <w:uiPriority w:val="99"/>
    <w:rsid w:val="00F87F3F"/>
    <w:rPr>
      <w:sz w:val="20"/>
      <w:szCs w:val="20"/>
    </w:rPr>
  </w:style>
  <w:style w:type="paragraph" w:styleId="Asuntodelcomentario">
    <w:name w:val="annotation subject"/>
    <w:basedOn w:val="Textocomentario"/>
    <w:next w:val="Textocomentario"/>
    <w:link w:val="AsuntodelcomentarioCar"/>
    <w:uiPriority w:val="99"/>
    <w:semiHidden/>
    <w:unhideWhenUsed/>
    <w:rsid w:val="00F87F3F"/>
    <w:rPr>
      <w:b/>
      <w:bCs/>
    </w:rPr>
  </w:style>
  <w:style w:type="character" w:customStyle="1" w:styleId="AsuntodelcomentarioCar">
    <w:name w:val="Asunto del comentario Car"/>
    <w:basedOn w:val="TextocomentarioCar"/>
    <w:link w:val="Asuntodelcomentario"/>
    <w:uiPriority w:val="99"/>
    <w:semiHidden/>
    <w:rsid w:val="00F87F3F"/>
    <w:rPr>
      <w:b/>
      <w:bCs/>
      <w:sz w:val="20"/>
      <w:szCs w:val="20"/>
    </w:rPr>
  </w:style>
  <w:style w:type="character" w:styleId="Fuerte">
    <w:name w:val="Strong"/>
    <w:basedOn w:val="Fuentedeprrafopredeter"/>
    <w:uiPriority w:val="22"/>
    <w:qFormat/>
    <w:rsid w:val="00FE4352"/>
    <w:rPr>
      <w:b/>
      <w:bCs/>
    </w:rPr>
  </w:style>
  <w:style w:type="paragraph" w:styleId="Sinespaciado">
    <w:name w:val="No Spacing"/>
    <w:uiPriority w:val="1"/>
    <w:qFormat/>
    <w:rsid w:val="00FE4352"/>
    <w:pPr>
      <w:spacing w:after="0" w:line="240" w:lineRule="auto"/>
    </w:pPr>
  </w:style>
  <w:style w:type="paragraph" w:styleId="Revisin">
    <w:name w:val="Revision"/>
    <w:hidden/>
    <w:uiPriority w:val="99"/>
    <w:semiHidden/>
    <w:rsid w:val="003C1B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pickerexpress.com/es/compania/terminos-y-condiciones/terminos-de-servicio-de-pick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2220</Words>
  <Characters>12612</Characters>
  <Application>Microsoft Office Word</Application>
  <DocSecurity>0</DocSecurity>
  <Lines>370</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Merino</dc:creator>
  <cp:lastModifiedBy>Ricardo Astorga Vázquez</cp:lastModifiedBy>
  <cp:revision>3</cp:revision>
  <dcterms:created xsi:type="dcterms:W3CDTF">2026-07-06T21:54:00Z</dcterms:created>
  <dcterms:modified xsi:type="dcterms:W3CDTF">2026-07-07T19:49:00Z</dcterms:modified>
</cp:coreProperties>
</file>